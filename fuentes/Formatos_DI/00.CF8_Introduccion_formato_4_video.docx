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65733" w:rsidRDefault="00465733" w14:paraId="248200E7" w14:textId="77777777">
      <w:pPr>
        <w:spacing w:line="240" w:lineRule="auto"/>
        <w:rPr>
          <w:b/>
        </w:rPr>
      </w:pPr>
    </w:p>
    <w:tbl>
      <w:tblPr>
        <w:tblStyle w:val="a"/>
        <w:tblW w:w="1438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461"/>
        <w:gridCol w:w="4120"/>
        <w:gridCol w:w="3903"/>
        <w:gridCol w:w="3903"/>
      </w:tblGrid>
      <w:tr w:rsidR="00465733" w:rsidTr="1F2F1D70" w14:paraId="0689C299" w14:textId="77777777">
        <w:trPr>
          <w:trHeight w:val="440"/>
        </w:trPr>
        <w:tc>
          <w:tcPr>
            <w:tcW w:w="2461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5733" w:rsidRDefault="00DF2531" w14:paraId="2A696C85" w14:textId="77777777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Título componente</w:t>
            </w:r>
          </w:p>
        </w:tc>
        <w:tc>
          <w:tcPr>
            <w:tcW w:w="11926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5733" w:rsidRDefault="00DF2531" w14:paraId="2974F28D" w14:textId="77777777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Video Animado o Motion</w:t>
            </w:r>
          </w:p>
        </w:tc>
      </w:tr>
      <w:tr w:rsidR="00465733" w:rsidTr="1F2F1D70" w14:paraId="50E317B7" w14:textId="77777777">
        <w:trPr>
          <w:trHeight w:val="4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5733" w:rsidRDefault="00DF2531" w14:paraId="6DFB23F9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video</w:t>
            </w:r>
          </w:p>
        </w:tc>
        <w:tc>
          <w:tcPr>
            <w:tcW w:w="11926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18E8" w:rsidP="50A704FB" w:rsidRDefault="00CD18E8" w14:paraId="03DB29B5" w14:textId="3D0E1806">
            <w:pPr>
              <w:pStyle w:val="NormalWeb"/>
              <w:widowControl w:val="0"/>
              <w:spacing w:before="0" w:beforeAutospacing="off" w:after="0" w:afterAutospacing="off" w:line="240" w:lineRule="auto"/>
              <w:rPr>
                <w:rFonts w:ascii="Arial" w:hAnsi="Arial" w:eastAsia="Arial" w:cs="Arial"/>
                <w:b w:val="1"/>
                <w:bCs w:val="1"/>
                <w:color w:val="00B050"/>
                <w:lang w:val="es-ES"/>
              </w:rPr>
            </w:pPr>
            <w:r w:rsidRPr="50A704FB" w:rsidR="420FDC6A">
              <w:rPr>
                <w:rFonts w:ascii="Arial" w:hAnsi="Arial" w:eastAsia="Arial" w:cs="Arial"/>
                <w:b w:val="1"/>
                <w:bCs w:val="1"/>
                <w:color w:val="00B050"/>
                <w:lang w:val="es-ES"/>
              </w:rPr>
              <w:t>Evaluación y acciones de mejora del evento.</w:t>
            </w:r>
          </w:p>
          <w:p w:rsidR="00CD18E8" w:rsidP="50A704FB" w:rsidRDefault="00CD18E8" w14:paraId="569FF0BB" w14:textId="0462041F">
            <w:pPr>
              <w:pStyle w:val="Normal"/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465733" w:rsidTr="1F2F1D70" w14:paraId="74BA6FF5" w14:textId="77777777">
        <w:trPr>
          <w:trHeight w:val="4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5733" w:rsidRDefault="00DF2531" w14:paraId="3311A2E5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Texto descriptivo</w:t>
            </w:r>
          </w:p>
        </w:tc>
        <w:tc>
          <w:tcPr>
            <w:tcW w:w="11926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D18E8" w:rsidR="00465733" w:rsidRDefault="00DF2531" w14:paraId="08AEFCFB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 w:rsidRPr="00CD18E8">
              <w:rPr>
                <w:color w:val="808080" w:themeColor="background1" w:themeShade="80"/>
                <w:sz w:val="20"/>
                <w:szCs w:val="20"/>
              </w:rPr>
              <w:t xml:space="preserve">Colocar una descripción corta de la temática que se aborda en el video (este contenido no se visualiza en el </w:t>
            </w:r>
            <w:r w:rsidRPr="00CD18E8">
              <w:rPr>
                <w:color w:val="808080" w:themeColor="background1" w:themeShade="80"/>
                <w:sz w:val="20"/>
                <w:szCs w:val="20"/>
              </w:rPr>
              <w:t>video)</w:t>
            </w:r>
          </w:p>
          <w:p w:rsidR="00CD18E8" w:rsidRDefault="00CD18E8" w14:paraId="7B411F9B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  <w:p w:rsidR="00CD18E8" w:rsidP="00CD18E8" w:rsidRDefault="00CD18E8" w14:paraId="0C6669CF" w14:textId="77777777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Estimado aprendiz a través del siguiente video podrá conocer los aspectos relevantes que tratará este componente:</w:t>
            </w:r>
          </w:p>
          <w:p w:rsidR="00CD18E8" w:rsidRDefault="00CD18E8" w14:paraId="46A2F5BF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</w:tc>
      </w:tr>
      <w:tr w:rsidR="00465733" w:rsidTr="1F2F1D70" w14:paraId="71C036CB" w14:textId="77777777">
        <w:trPr>
          <w:trHeight w:val="420"/>
        </w:trPr>
        <w:tc>
          <w:tcPr>
            <w:tcW w:w="2461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5733" w:rsidRDefault="00DF2531" w14:paraId="2F660676" w14:textId="77777777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Escena</w:t>
            </w:r>
          </w:p>
        </w:tc>
        <w:tc>
          <w:tcPr>
            <w:tcW w:w="41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5733" w:rsidRDefault="00DF2531" w14:paraId="7812AB77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Imagen</w:t>
            </w:r>
          </w:p>
        </w:tc>
        <w:tc>
          <w:tcPr>
            <w:tcW w:w="3903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5733" w:rsidRDefault="00DF2531" w14:paraId="7F48E2D2" w14:textId="77777777">
            <w:pPr>
              <w:widowControl w:val="0"/>
              <w:rPr>
                <w:b/>
              </w:rPr>
            </w:pPr>
            <w:r>
              <w:rPr>
                <w:b/>
              </w:rPr>
              <w:t>Narración (voz en off)</w:t>
            </w:r>
          </w:p>
        </w:tc>
        <w:tc>
          <w:tcPr>
            <w:tcW w:w="3903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5733" w:rsidRDefault="00DF2531" w14:paraId="2A329664" w14:textId="77777777">
            <w:pPr>
              <w:widowControl w:val="0"/>
              <w:rPr>
                <w:b/>
              </w:rPr>
            </w:pPr>
            <w:r>
              <w:rPr>
                <w:b/>
              </w:rPr>
              <w:t>Texto</w:t>
            </w:r>
          </w:p>
        </w:tc>
      </w:tr>
      <w:tr w:rsidR="00465733" w:rsidTr="1F2F1D70" w14:paraId="2D233838" w14:textId="77777777">
        <w:trPr>
          <w:trHeight w:val="2072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5733" w:rsidRDefault="00DF2531" w14:paraId="7602F9FC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1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9F2929" w:rsidR="00465733" w:rsidRDefault="00DF2531" w14:paraId="6B3D3CA5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 xml:space="preserve">Describir como deben ser las imágenes que acompañarán la </w:t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 xml:space="preserve">narración </w:t>
            </w:r>
          </w:p>
          <w:p w:rsidRPr="009F2929" w:rsidR="00465733" w:rsidRDefault="00DF2531" w14:paraId="274C68C6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</w:p>
          <w:p w:rsidRPr="009F2929" w:rsidR="00465733" w:rsidRDefault="0066070D" w14:paraId="395C3DE2" w14:textId="553D282B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63AD842" wp14:editId="3A871F43">
                  <wp:extent cx="2489200" cy="1651000"/>
                  <wp:effectExtent l="0" t="0" r="6350" b="6350"/>
                  <wp:docPr id="139008123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08123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65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9F2929" w:rsidR="00465733" w:rsidRDefault="00465733" w14:paraId="22BEEBA8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</w:p>
          <w:p w:rsidR="00465733" w:rsidRDefault="00DF2531" w14:paraId="3EE11B42" w14:textId="77777777">
            <w:pPr>
              <w:widowControl w:val="0"/>
              <w:spacing w:line="240" w:lineRule="auto"/>
              <w:rPr>
                <w:b/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b/>
                <w:color w:val="808080" w:themeColor="background1" w:themeShade="80"/>
                <w:sz w:val="20"/>
                <w:szCs w:val="20"/>
              </w:rPr>
              <w:t>Ruta del drive de imagen: r7_i1.png</w:t>
            </w:r>
          </w:p>
          <w:p w:rsidR="0066070D" w:rsidRDefault="0066070D" w14:paraId="0D2E6D36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</w:p>
          <w:p w:rsidRPr="009F2929" w:rsidR="0066070D" w:rsidRDefault="00DF2531" w14:paraId="11635CBB" w14:textId="5EE9742D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hyperlink w:history="1" w:anchor="query=negocios%20trabajo%20oficina&amp;position=4&amp;from_view=search&amp;track=ais" r:id="rId11">
              <w:r w:rsidRPr="00BB3C7F" w:rsidR="00BB4CEB">
                <w:rPr>
                  <w:rStyle w:val="Hipervnculo"/>
                  <w:sz w:val="20"/>
                  <w:szCs w:val="20"/>
                </w:rPr>
                <w:t>https://www.freepik.es/vector-gratis/colegas-que-trabajan-juntos-oficina-ilustrada_5836396.htm#query=negocios%20trabajo%20oficina&amp;position=4&amp;from_view=search&amp;track=ais</w:t>
              </w:r>
            </w:hyperlink>
            <w:r w:rsidR="00BB4CEB">
              <w:rPr>
                <w:color w:val="808080" w:themeColor="background1" w:themeShade="80"/>
                <w:sz w:val="20"/>
                <w:szCs w:val="20"/>
              </w:rPr>
              <w:t xml:space="preserve"> 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9F2929" w:rsidR="00465733" w:rsidRDefault="00DF2531" w14:paraId="5ED49804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>Colocar el texto que será narrado (máximo 25 palabras)</w:t>
            </w:r>
          </w:p>
          <w:p w:rsidR="0066070D" w:rsidP="0066070D" w:rsidRDefault="0066070D" w14:paraId="44F3DA98" w14:textId="77777777">
            <w:pPr>
              <w:pStyle w:val="NormalWeb"/>
              <w:spacing w:before="0" w:beforeAutospacing="0" w:after="0" w:afterAutospacing="0"/>
              <w:rPr>
                <w:rFonts w:ascii="Arial" w:hAnsi="Arial" w:eastAsia="Arial" w:cs="Arial"/>
                <w:color w:val="000000"/>
                <w:sz w:val="28"/>
                <w:szCs w:val="28"/>
                <w:lang w:val="es-ES"/>
              </w:rPr>
            </w:pPr>
          </w:p>
          <w:p w:rsidRPr="0066070D" w:rsidR="0066070D" w:rsidP="1F2F1D70" w:rsidRDefault="0066070D" w14:paraId="28BC306F" w14:textId="3D0E1806">
            <w:pPr>
              <w:pStyle w:val="NormalWeb"/>
              <w:spacing w:before="0" w:beforeAutospacing="off" w:after="0" w:afterAutospacing="off"/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</w:pPr>
            <w:commentRangeStart w:id="348957921"/>
            <w:r w:rsidRPr="1F2F1D70" w:rsidR="0066070D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Evaluación y acciones de mejora del evento</w:t>
            </w:r>
            <w:r w:rsidRPr="1F2F1D70" w:rsidR="005D3BDA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.</w:t>
            </w:r>
            <w:commentRangeEnd w:id="348957921"/>
            <w:r>
              <w:rPr>
                <w:rStyle w:val="CommentReference"/>
              </w:rPr>
              <w:commentReference w:id="348957921"/>
            </w:r>
          </w:p>
          <w:p w:rsidRPr="0066070D" w:rsidR="009F2929" w:rsidRDefault="009F2929" w14:paraId="4212ECAE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  <w:lang w:val="es-CO"/>
              </w:rPr>
            </w:pPr>
          </w:p>
          <w:p w:rsidRPr="009F2929" w:rsidR="009F2929" w:rsidP="009F2929" w:rsidRDefault="009F2929" w14:paraId="2BE93D76" w14:textId="41A048D7">
            <w:pPr>
              <w:widowControl w:val="0"/>
              <w:rPr>
                <w:color w:val="808080" w:themeColor="background1" w:themeShade="80"/>
                <w:sz w:val="20"/>
                <w:szCs w:val="20"/>
                <w:lang w:val="es-CO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5733" w:rsidRDefault="00DF2531" w14:paraId="1767EAFA" w14:textId="54DA21E1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 xml:space="preserve">Colocar aquí </w:t>
            </w:r>
            <w:r w:rsidRPr="009F2929" w:rsidR="005A32A7">
              <w:rPr>
                <w:color w:val="808080" w:themeColor="background1" w:themeShade="80"/>
                <w:sz w:val="20"/>
                <w:szCs w:val="20"/>
              </w:rPr>
              <w:t>la palabra</w:t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>/frase corta destacado que aparecerá en el video acompañando esta escena</w:t>
            </w:r>
          </w:p>
          <w:p w:rsidR="0066070D" w:rsidRDefault="0066070D" w14:paraId="1C003BA1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</w:p>
          <w:p w:rsidR="1F2F1D70" w:rsidP="1F2F1D70" w:rsidRDefault="1F2F1D70" w14:paraId="4996D49F" w14:textId="20A7402B">
            <w:pPr>
              <w:pStyle w:val="NormalWeb"/>
              <w:spacing w:before="0" w:beforeAutospacing="off" w:after="0" w:afterAutospacing="off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ES"/>
              </w:rPr>
            </w:pPr>
          </w:p>
          <w:p w:rsidRPr="0066070D" w:rsidR="0066070D" w:rsidRDefault="0066070D" w14:paraId="2DE7B54E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  <w:lang w:val="es-CO"/>
              </w:rPr>
            </w:pPr>
          </w:p>
        </w:tc>
      </w:tr>
      <w:tr w:rsidR="00465733" w:rsidTr="1F2F1D70" w14:paraId="1A80E8E1" w14:textId="77777777">
        <w:trPr>
          <w:trHeight w:val="2117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5733" w:rsidRDefault="00DF2531" w14:paraId="3B308FBD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2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9F2929" w:rsidR="00465733" w:rsidRDefault="00DF2531" w14:paraId="510725DE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 xml:space="preserve">Describir como deben ser las imágenes que acompañarán la narración </w:t>
            </w:r>
          </w:p>
          <w:p w:rsidRPr="009F2929" w:rsidR="00465733" w:rsidRDefault="00DF2531" w14:paraId="1A44982F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</w:p>
          <w:p w:rsidRPr="009F2929" w:rsidR="00465733" w:rsidRDefault="00353DC5" w14:paraId="548EF114" w14:textId="44AD8D5E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152BAF" wp14:editId="3439BEED">
                  <wp:extent cx="2489200" cy="2202180"/>
                  <wp:effectExtent l="0" t="0" r="6350" b="7620"/>
                  <wp:docPr id="5891885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18853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220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5733" w:rsidRDefault="00DF2531" w14:paraId="3F0ED729" w14:textId="77777777">
            <w:pPr>
              <w:widowControl w:val="0"/>
              <w:spacing w:line="240" w:lineRule="auto"/>
              <w:rPr>
                <w:b/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b/>
                <w:color w:val="808080" w:themeColor="background1" w:themeShade="80"/>
                <w:sz w:val="20"/>
                <w:szCs w:val="20"/>
              </w:rPr>
              <w:t xml:space="preserve">Ruta del drive de </w:t>
            </w:r>
            <w:r w:rsidRPr="009F2929">
              <w:rPr>
                <w:b/>
                <w:color w:val="808080" w:themeColor="background1" w:themeShade="80"/>
                <w:sz w:val="20"/>
                <w:szCs w:val="20"/>
              </w:rPr>
              <w:t>imagen: r7_i1.png</w:t>
            </w:r>
          </w:p>
          <w:p w:rsidR="00353DC5" w:rsidRDefault="00353DC5" w14:paraId="72347F12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</w:p>
          <w:p w:rsidRPr="009F2929" w:rsidR="00353DC5" w:rsidRDefault="00DF2531" w14:paraId="0AC37A57" w14:textId="043C40BB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hyperlink w:history="1" w:anchor="query=actividad%20comercial&amp;position=10&amp;from_view=search&amp;track=ais" r:id="rId13">
              <w:r w:rsidRPr="00BB3C7F" w:rsidR="0062706D">
                <w:rPr>
                  <w:rStyle w:val="Hipervnculo"/>
                  <w:sz w:val="20"/>
                  <w:szCs w:val="20"/>
                </w:rPr>
                <w:t>https://www.freepik.es/vector-gratis/concepto-estrategia-empresarial-dibujada-mano_20124654.htm#query=actividad%20comercial&amp;position=10&amp;from_view=search&amp;track=ais</w:t>
              </w:r>
            </w:hyperlink>
            <w:r w:rsidR="0062706D">
              <w:rPr>
                <w:color w:val="808080" w:themeColor="background1" w:themeShade="80"/>
                <w:sz w:val="20"/>
                <w:szCs w:val="20"/>
              </w:rPr>
              <w:t xml:space="preserve"> 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66070D" w:rsidR="00465733" w:rsidRDefault="00DF2531" w14:paraId="7CB7E6DA" w14:textId="77777777">
            <w:pPr>
              <w:widowControl w:val="0"/>
              <w:rPr>
                <w:color w:val="808080" w:themeColor="background1" w:themeShade="80"/>
                <w:sz w:val="24"/>
                <w:szCs w:val="24"/>
              </w:rPr>
            </w:pPr>
            <w:r w:rsidRPr="0066070D">
              <w:rPr>
                <w:color w:val="808080" w:themeColor="background1" w:themeShade="80"/>
                <w:sz w:val="24"/>
                <w:szCs w:val="24"/>
              </w:rPr>
              <w:t>Colocar el texto que será narrado (máximo 25 palabras)</w:t>
            </w:r>
          </w:p>
          <w:p w:rsidRPr="0066070D" w:rsidR="0066070D" w:rsidRDefault="0066070D" w14:paraId="0A0AF50D" w14:textId="77777777">
            <w:pPr>
              <w:widowControl w:val="0"/>
              <w:rPr>
                <w:color w:val="808080" w:themeColor="background1" w:themeShade="80"/>
                <w:sz w:val="24"/>
                <w:szCs w:val="24"/>
              </w:rPr>
            </w:pPr>
          </w:p>
          <w:p w:rsidRPr="0066070D" w:rsidR="0066070D" w:rsidP="004A3574" w:rsidRDefault="0066070D" w14:paraId="08390891" w14:textId="3C68DA0B">
            <w:pPr>
              <w:pStyle w:val="NormalWeb"/>
              <w:spacing w:before="0" w:beforeAutospacing="0" w:after="0" w:afterAutospacing="0"/>
              <w:jc w:val="both"/>
              <w:rPr>
                <w:color w:val="808080" w:themeColor="background1" w:themeShade="80"/>
              </w:rPr>
            </w:pPr>
            <w:r w:rsidRPr="0066070D">
              <w:rPr>
                <w:rFonts w:ascii="Arial" w:hAnsi="Arial" w:eastAsia="Arial" w:cs="Arial"/>
                <w:color w:val="000000"/>
                <w:lang w:val="es-ES"/>
              </w:rPr>
              <w:t xml:space="preserve">En el presente componente se abordan los temas de </w:t>
            </w:r>
            <w:r w:rsidRPr="002C75A8">
              <w:rPr>
                <w:rFonts w:ascii="Arial" w:hAnsi="Arial" w:eastAsia="Arial" w:cs="Arial"/>
                <w:b/>
                <w:bCs/>
                <w:color w:val="000000" w:themeColor="text1"/>
                <w:lang w:val="es-ES"/>
              </w:rPr>
              <w:t>evaluación y acciones de mejora</w:t>
            </w:r>
            <w:r w:rsidRPr="002C75A8">
              <w:rPr>
                <w:rFonts w:ascii="Arial" w:hAnsi="Arial" w:eastAsia="Arial" w:cs="Arial"/>
                <w:color w:val="1F497D" w:themeColor="text2"/>
                <w:lang w:val="es-ES"/>
              </w:rPr>
              <w:t xml:space="preserve"> </w:t>
            </w:r>
            <w:r w:rsidRPr="0066070D">
              <w:rPr>
                <w:rFonts w:ascii="Arial" w:hAnsi="Arial" w:eastAsia="Arial" w:cs="Arial"/>
                <w:color w:val="000000"/>
                <w:lang w:val="es-ES"/>
              </w:rPr>
              <w:t xml:space="preserve">de un evento deportivo, 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5733" w:rsidRDefault="00DF2531" w14:paraId="3D2779A6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 xml:space="preserve">Colocar aquí </w:t>
            </w:r>
            <w:r w:rsidRPr="009F2929" w:rsidR="005A32A7">
              <w:rPr>
                <w:color w:val="808080" w:themeColor="background1" w:themeShade="80"/>
                <w:sz w:val="20"/>
                <w:szCs w:val="20"/>
              </w:rPr>
              <w:t>la palabra</w:t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>/frase corta destacado que aparecerá en el video acompañando esta escena</w:t>
            </w:r>
          </w:p>
          <w:p w:rsidR="00353DC5" w:rsidRDefault="00353DC5" w14:paraId="7D86B159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</w:p>
          <w:p w:rsidRPr="009F2929" w:rsidR="00353DC5" w:rsidP="1F2F1D70" w:rsidRDefault="7275AE49" w14:paraId="3234D2FB" w14:textId="71CAE61D">
            <w:pPr>
              <w:pStyle w:val="NormalWeb"/>
              <w:widowControl w:val="0"/>
              <w:spacing w:before="0" w:beforeAutospacing="off" w:after="0" w:afterAutospacing="off"/>
              <w:jc w:val="both"/>
              <w:rPr>
                <w:color w:val="808080" w:themeColor="background1" w:themeTint="FF" w:themeShade="80"/>
              </w:rPr>
            </w:pPr>
            <w:r w:rsidRPr="1F2F1D70" w:rsidR="1B82FE37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E</w:t>
            </w:r>
            <w:r w:rsidRPr="1F2F1D70" w:rsidR="1B82FE37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ES"/>
              </w:rPr>
              <w:t>valuación y acciones de mejora</w:t>
            </w:r>
            <w:r w:rsidRPr="1F2F1D70" w:rsidR="1B82FE37">
              <w:rPr>
                <w:rFonts w:ascii="Arial" w:hAnsi="Arial" w:eastAsia="Arial" w:cs="Arial"/>
                <w:color w:val="1F497D" w:themeColor="text2" w:themeTint="FF" w:themeShade="FF"/>
                <w:lang w:val="es-ES"/>
              </w:rPr>
              <w:t xml:space="preserve"> </w:t>
            </w:r>
            <w:r w:rsidRPr="1F2F1D70" w:rsidR="1B82FE37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de un evento deportivo</w:t>
            </w:r>
          </w:p>
          <w:p w:rsidRPr="009F2929" w:rsidR="00353DC5" w:rsidP="1F2F1D70" w:rsidRDefault="7275AE49" w14:paraId="0F0A558E" w14:textId="3831F55C">
            <w:pPr>
              <w:pStyle w:val="Normal"/>
              <w:widowControl w:val="0"/>
              <w:rPr>
                <w:b w:val="1"/>
                <w:bCs w:val="1"/>
                <w:color w:val="000000" w:themeColor="text1"/>
                <w:sz w:val="24"/>
                <w:szCs w:val="24"/>
                <w:lang w:val="es-ES"/>
              </w:rPr>
            </w:pPr>
          </w:p>
        </w:tc>
      </w:tr>
      <w:tr w:rsidR="00465733" w:rsidTr="1F2F1D70" w14:paraId="6E9B20B0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5733" w:rsidRDefault="00DF2531" w14:paraId="5E72AD5E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3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9F2929" w:rsidR="00465733" w:rsidRDefault="00DF2531" w14:paraId="7071E0BD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 xml:space="preserve">Describir como deben ser las imágenes que acompañarán la narración </w:t>
            </w:r>
          </w:p>
          <w:p w:rsidRPr="009F2929" w:rsidR="00465733" w:rsidRDefault="00DF2531" w14:paraId="5BC79A96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</w:p>
          <w:p w:rsidRPr="009F2929" w:rsidR="00465733" w:rsidRDefault="00EC3479" w14:paraId="138243F0" w14:textId="066CD4EF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831986A" wp14:editId="41B0C7D7">
                  <wp:extent cx="2489200" cy="1323340"/>
                  <wp:effectExtent l="0" t="0" r="6350" b="0"/>
                  <wp:docPr id="7880392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03922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32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5733" w:rsidRDefault="00DF2531" w14:paraId="077500B1" w14:textId="77777777">
            <w:pPr>
              <w:widowControl w:val="0"/>
              <w:spacing w:line="240" w:lineRule="auto"/>
              <w:rPr>
                <w:b/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b/>
                <w:color w:val="808080" w:themeColor="background1" w:themeShade="80"/>
                <w:sz w:val="20"/>
                <w:szCs w:val="20"/>
              </w:rPr>
              <w:t>Ruta del drive de imagen: r7_i1.png</w:t>
            </w:r>
          </w:p>
          <w:p w:rsidR="00EC3479" w:rsidRDefault="00EC3479" w14:paraId="530F0F7C" w14:textId="77777777">
            <w:pPr>
              <w:widowControl w:val="0"/>
              <w:spacing w:line="240" w:lineRule="auto"/>
              <w:rPr>
                <w:i/>
                <w:color w:val="808080" w:themeColor="background1" w:themeShade="80"/>
                <w:sz w:val="20"/>
                <w:szCs w:val="20"/>
              </w:rPr>
            </w:pPr>
          </w:p>
          <w:p w:rsidRPr="009F2929" w:rsidR="00EC3479" w:rsidRDefault="00EC3479" w14:paraId="65883083" w14:textId="651789D1">
            <w:pPr>
              <w:widowControl w:val="0"/>
              <w:spacing w:line="240" w:lineRule="auto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EC3479">
              <w:rPr>
                <w:i/>
                <w:color w:val="808080" w:themeColor="background1" w:themeShade="80"/>
                <w:sz w:val="20"/>
                <w:szCs w:val="20"/>
              </w:rPr>
              <w:t>573785411</w:t>
            </w:r>
          </w:p>
          <w:p w:rsidRPr="009F2929" w:rsidR="00465733" w:rsidRDefault="00465733" w14:paraId="2EA84A1D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5733" w:rsidRDefault="00DF2531" w14:paraId="1674ABB2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>Colocar el texto que será narrado (máximo 25 palabras)</w:t>
            </w:r>
          </w:p>
          <w:p w:rsidR="00873BAF" w:rsidRDefault="00873BAF" w14:paraId="2C509908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</w:p>
          <w:p w:rsidRPr="00873BAF" w:rsidR="00873BAF" w:rsidP="50A704FB" w:rsidRDefault="00873BAF" w14:paraId="7CBAD3C3" w14:textId="42AB25F7">
            <w:pPr>
              <w:widowControl w:val="0"/>
              <w:rPr>
                <w:color w:val="808080" w:themeColor="background1" w:themeTint="FF" w:themeShade="80"/>
                <w:sz w:val="24"/>
                <w:szCs w:val="24"/>
              </w:rPr>
            </w:pPr>
            <w:r w:rsidRPr="50A704FB" w:rsidR="00873BAF">
              <w:rPr>
                <w:strike w:val="1"/>
                <w:color w:val="000000" w:themeColor="text1" w:themeTint="FF" w:themeShade="FF"/>
                <w:sz w:val="24"/>
                <w:szCs w:val="24"/>
                <w:lang w:val="es-ES"/>
              </w:rPr>
              <w:t xml:space="preserve">el cual se puede constituir como un evento </w:t>
            </w:r>
            <w:r w:rsidRPr="50A704FB" w:rsidR="00873BAF">
              <w:rPr>
                <w:strike w:val="1"/>
                <w:color w:val="000000" w:themeColor="text1" w:themeTint="FF" w:themeShade="FF"/>
                <w:sz w:val="24"/>
                <w:szCs w:val="24"/>
                <w:lang w:val="es-ES"/>
              </w:rPr>
              <w:t>que tenga</w:t>
            </w:r>
            <w:r w:rsidRPr="50A704FB" w:rsidR="00873BAF">
              <w:rPr>
                <w:strike w:val="1"/>
                <w:color w:val="000000" w:themeColor="text1" w:themeTint="FF" w:themeShade="FF"/>
                <w:sz w:val="24"/>
                <w:szCs w:val="24"/>
                <w:lang w:val="es-ES"/>
              </w:rPr>
              <w:t xml:space="preserve"> la posibilidad de potenciar la </w:t>
            </w:r>
            <w:r w:rsidRPr="50A704FB" w:rsidR="00873BAF">
              <w:rPr>
                <w:b w:val="1"/>
                <w:bCs w:val="1"/>
                <w:strike w:val="1"/>
                <w:color w:val="000000" w:themeColor="text1" w:themeTint="FF" w:themeShade="FF"/>
                <w:sz w:val="24"/>
                <w:szCs w:val="24"/>
                <w:lang w:val="es-ES"/>
              </w:rPr>
              <w:t>economía de una localidad, ciudad o país,</w:t>
            </w:r>
          </w:p>
          <w:p w:rsidRPr="00873BAF" w:rsidR="00873BAF" w:rsidP="50A704FB" w:rsidRDefault="00873BAF" w14:paraId="16BF2717" w14:textId="32513DB2">
            <w:pPr>
              <w:widowControl w:val="0"/>
              <w:rPr>
                <w:color w:val="000000" w:themeColor="text1" w:themeTint="FF" w:themeShade="FF"/>
                <w:sz w:val="24"/>
                <w:szCs w:val="24"/>
                <w:lang w:val="es-ES"/>
              </w:rPr>
            </w:pPr>
          </w:p>
          <w:p w:rsidRPr="00873BAF" w:rsidR="00873BAF" w:rsidP="50A704FB" w:rsidRDefault="00873BAF" w14:paraId="5C433826" w14:textId="2FE3C102">
            <w:pPr>
              <w:widowControl w:val="0"/>
              <w:rPr>
                <w:b w:val="1"/>
                <w:bCs w:val="1"/>
                <w:color w:val="00B050"/>
                <w:sz w:val="24"/>
                <w:szCs w:val="24"/>
              </w:rPr>
            </w:pPr>
            <w:bookmarkStart w:name="_Int_clzAYoqe" w:id="1367391602"/>
            <w:r w:rsidRPr="50A704FB" w:rsidR="63B0649D">
              <w:rPr>
                <w:b w:val="1"/>
                <w:bCs w:val="1"/>
                <w:color w:val="00B050"/>
                <w:sz w:val="24"/>
                <w:szCs w:val="24"/>
                <w:lang w:val="es-ES"/>
              </w:rPr>
              <w:t xml:space="preserve">el </w:t>
            </w:r>
            <w:r w:rsidRPr="50A704FB" w:rsidR="63B0649D">
              <w:rPr>
                <w:b w:val="1"/>
                <w:bCs w:val="1"/>
                <w:color w:val="00B050"/>
                <w:sz w:val="24"/>
                <w:szCs w:val="24"/>
                <w:lang w:val="es-ES"/>
              </w:rPr>
              <w:t>cual</w:t>
            </w:r>
            <w:r w:rsidRPr="50A704FB" w:rsidR="63B0649D">
              <w:rPr>
                <w:b w:val="1"/>
                <w:bCs w:val="1"/>
                <w:color w:val="00B050"/>
                <w:sz w:val="24"/>
                <w:szCs w:val="24"/>
                <w:lang w:val="es-ES"/>
              </w:rPr>
              <w:t xml:space="preserve"> si se ejecuta correctamente, puede</w:t>
            </w:r>
            <w:bookmarkEnd w:id="1367391602"/>
            <w:r w:rsidRPr="50A704FB" w:rsidR="63B0649D">
              <w:rPr>
                <w:b w:val="1"/>
                <w:bCs w:val="1"/>
                <w:color w:val="00B050"/>
                <w:sz w:val="24"/>
                <w:szCs w:val="24"/>
                <w:lang w:val="es-ES"/>
              </w:rPr>
              <w:t xml:space="preserve"> de potenciar la </w:t>
            </w:r>
            <w:r w:rsidRPr="50A704FB" w:rsidR="63B0649D">
              <w:rPr>
                <w:b w:val="1"/>
                <w:bCs w:val="1"/>
                <w:color w:val="00B050"/>
                <w:sz w:val="24"/>
                <w:szCs w:val="24"/>
                <w:lang w:val="es-ES"/>
              </w:rPr>
              <w:t>economía de una localidad, ciudad o país,</w:t>
            </w:r>
          </w:p>
          <w:p w:rsidRPr="00873BAF" w:rsidR="00873BAF" w:rsidP="50A704FB" w:rsidRDefault="00873BAF" w14:paraId="092FFCC7" w14:textId="3E51BAC4">
            <w:pPr>
              <w:pStyle w:val="Normal"/>
              <w:widowControl w:val="0"/>
              <w:rPr>
                <w:b w:val="1"/>
                <w:bCs w:val="1"/>
                <w:color w:val="000000" w:themeColor="text1" w:themeTint="FF" w:themeShade="FF"/>
                <w:sz w:val="24"/>
                <w:szCs w:val="24"/>
                <w:lang w:val="es-ES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5733" w:rsidRDefault="00DF2531" w14:paraId="0B4D72F2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 xml:space="preserve">Colocar aquí </w:t>
            </w:r>
            <w:r w:rsidRPr="009F2929" w:rsidR="005A32A7">
              <w:rPr>
                <w:color w:val="808080" w:themeColor="background1" w:themeShade="80"/>
                <w:sz w:val="20"/>
                <w:szCs w:val="20"/>
              </w:rPr>
              <w:t>la palabra</w:t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>/frase corta destacado que aparecerá en el video acompañando esta escena</w:t>
            </w:r>
          </w:p>
          <w:p w:rsidR="00353DC5" w:rsidRDefault="00353DC5" w14:paraId="5B710C09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</w:p>
          <w:p w:rsidRPr="009F2929" w:rsidR="00353DC5" w:rsidP="1F2F1D70" w:rsidRDefault="00353DC5" w14:paraId="5358E15A" w14:textId="3A30FA5E">
            <w:pPr>
              <w:widowControl w:val="0"/>
              <w:rPr>
                <w:b w:val="1"/>
                <w:bCs w:val="1"/>
                <w:color w:val="00B050"/>
                <w:sz w:val="24"/>
                <w:szCs w:val="24"/>
              </w:rPr>
            </w:pPr>
            <w:r w:rsidRPr="1F2F1D70" w:rsidR="1DCF14D2">
              <w:rPr>
                <w:b w:val="1"/>
                <w:bCs w:val="1"/>
                <w:color w:val="00B050"/>
                <w:sz w:val="24"/>
                <w:szCs w:val="24"/>
                <w:lang w:val="es-ES"/>
              </w:rPr>
              <w:t>P</w:t>
            </w:r>
            <w:r w:rsidRPr="1F2F1D70" w:rsidR="0424C009">
              <w:rPr>
                <w:b w:val="1"/>
                <w:bCs w:val="1"/>
                <w:color w:val="00B050"/>
                <w:sz w:val="24"/>
                <w:szCs w:val="24"/>
                <w:lang w:val="es-ES"/>
              </w:rPr>
              <w:t>uede</w:t>
            </w:r>
            <w:r w:rsidRPr="1F2F1D70" w:rsidR="0424C009">
              <w:rPr>
                <w:b w:val="1"/>
                <w:bCs w:val="1"/>
                <w:color w:val="00B050"/>
                <w:sz w:val="24"/>
                <w:szCs w:val="24"/>
                <w:lang w:val="es-ES"/>
              </w:rPr>
              <w:t xml:space="preserve"> de potenciar la economía </w:t>
            </w:r>
          </w:p>
          <w:p w:rsidRPr="009F2929" w:rsidR="00353DC5" w:rsidP="1F2F1D70" w:rsidRDefault="00353DC5" w14:paraId="7AADC023" w14:textId="2BB20793">
            <w:pPr>
              <w:pStyle w:val="Prrafodelista"/>
              <w:widowControl w:val="0"/>
              <w:numPr>
                <w:ilvl w:val="0"/>
                <w:numId w:val="7"/>
              </w:numPr>
              <w:rPr>
                <w:rFonts w:ascii="Times New Roman" w:hAnsi="Times New Roman" w:eastAsia="Times New Roman" w:cs="Times New Roman"/>
                <w:b w:val="1"/>
                <w:bCs w:val="1"/>
                <w:color w:val="00B050"/>
                <w:sz w:val="24"/>
                <w:szCs w:val="24"/>
              </w:rPr>
            </w:pPr>
            <w:r w:rsidRPr="1F2F1D70" w:rsidR="0FE8AF69">
              <w:rPr>
                <w:b w:val="1"/>
                <w:bCs w:val="1"/>
                <w:color w:val="00B050"/>
                <w:sz w:val="24"/>
                <w:szCs w:val="24"/>
                <w:lang w:val="es-ES"/>
              </w:rPr>
              <w:t>L</w:t>
            </w:r>
            <w:r w:rsidRPr="1F2F1D70" w:rsidR="0424C009">
              <w:rPr>
                <w:b w:val="1"/>
                <w:bCs w:val="1"/>
                <w:color w:val="00B050"/>
                <w:sz w:val="24"/>
                <w:szCs w:val="24"/>
                <w:lang w:val="es-ES"/>
              </w:rPr>
              <w:t>ocalidad</w:t>
            </w:r>
          </w:p>
          <w:p w:rsidRPr="009F2929" w:rsidR="00353DC5" w:rsidP="1F2F1D70" w:rsidRDefault="00353DC5" w14:paraId="2E900122" w14:textId="457EBC0C">
            <w:pPr>
              <w:pStyle w:val="Prrafodelista"/>
              <w:widowControl w:val="0"/>
              <w:numPr>
                <w:ilvl w:val="0"/>
                <w:numId w:val="7"/>
              </w:numPr>
              <w:rPr>
                <w:rFonts w:ascii="Times New Roman" w:hAnsi="Times New Roman" w:eastAsia="Times New Roman" w:cs="Times New Roman"/>
                <w:b w:val="1"/>
                <w:bCs w:val="1"/>
                <w:color w:val="00B050"/>
                <w:sz w:val="24"/>
                <w:szCs w:val="24"/>
              </w:rPr>
            </w:pPr>
            <w:r w:rsidRPr="1F2F1D70" w:rsidR="3C436E60">
              <w:rPr>
                <w:b w:val="1"/>
                <w:bCs w:val="1"/>
                <w:color w:val="00B050"/>
                <w:sz w:val="24"/>
                <w:szCs w:val="24"/>
                <w:lang w:val="es-ES"/>
              </w:rPr>
              <w:t>C</w:t>
            </w:r>
            <w:r w:rsidRPr="1F2F1D70" w:rsidR="0424C009">
              <w:rPr>
                <w:b w:val="1"/>
                <w:bCs w:val="1"/>
                <w:color w:val="00B050"/>
                <w:sz w:val="24"/>
                <w:szCs w:val="24"/>
                <w:lang w:val="es-ES"/>
              </w:rPr>
              <w:t>iudad</w:t>
            </w:r>
          </w:p>
          <w:p w:rsidRPr="009F2929" w:rsidR="00353DC5" w:rsidP="1F2F1D70" w:rsidRDefault="00353DC5" w14:paraId="171D2E0F" w14:textId="6F1B1BE0">
            <w:pPr>
              <w:pStyle w:val="Prrafodelista"/>
              <w:widowControl w:val="0"/>
              <w:numPr>
                <w:ilvl w:val="0"/>
                <w:numId w:val="7"/>
              </w:numPr>
              <w:rPr>
                <w:rFonts w:ascii="Times New Roman" w:hAnsi="Times New Roman" w:eastAsia="Times New Roman" w:cs="Times New Roman"/>
                <w:b w:val="1"/>
                <w:bCs w:val="1"/>
                <w:color w:val="00B050"/>
                <w:sz w:val="24"/>
                <w:szCs w:val="24"/>
              </w:rPr>
            </w:pPr>
            <w:r w:rsidRPr="1F2F1D70" w:rsidR="65AD9990">
              <w:rPr>
                <w:rFonts w:ascii="Times New Roman" w:hAnsi="Times New Roman" w:eastAsia="Times New Roman" w:cs="Times New Roman"/>
                <w:b w:val="1"/>
                <w:bCs w:val="1"/>
                <w:color w:val="00B050"/>
                <w:sz w:val="24"/>
                <w:szCs w:val="24"/>
                <w:lang w:val="es-ES"/>
              </w:rPr>
              <w:t>País</w:t>
            </w:r>
          </w:p>
          <w:p w:rsidRPr="009F2929" w:rsidR="00353DC5" w:rsidP="1F2F1D70" w:rsidRDefault="00353DC5" w14:paraId="1101014A" w14:textId="01A71146">
            <w:pPr>
              <w:pStyle w:val="Normal"/>
              <w:widowControl w:val="0"/>
              <w:rPr>
                <w:b w:val="1"/>
                <w:bCs w:val="1"/>
                <w:color w:val="000000" w:themeColor="text1" w:themeTint="FF" w:themeShade="FF"/>
                <w:sz w:val="24"/>
                <w:szCs w:val="24"/>
                <w:lang w:val="es-ES"/>
              </w:rPr>
            </w:pPr>
          </w:p>
        </w:tc>
      </w:tr>
      <w:tr w:rsidRPr="009F2929" w:rsidR="009F2929" w:rsidTr="1F2F1D70" w14:paraId="65081798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929" w:rsidP="00B963D6" w:rsidRDefault="009F2929" w14:paraId="788BF2D3" w14:textId="656A816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4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9F2929" w:rsidR="009F2929" w:rsidP="00B963D6" w:rsidRDefault="009F2929" w14:paraId="2BEF7261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 xml:space="preserve">Describir como deben ser las imágenes que acompañarán la narración </w:t>
            </w:r>
          </w:p>
          <w:p w:rsidRPr="009F2929" w:rsidR="009F2929" w:rsidP="00B963D6" w:rsidRDefault="009F2929" w14:paraId="1C03B21B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</w:p>
          <w:p w:rsidRPr="009F2929" w:rsidR="009F2929" w:rsidP="00B963D6" w:rsidRDefault="00AE0A87" w14:paraId="54D4787E" w14:textId="79D3DE6F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1EE9CE3" wp14:editId="08BA9ADE">
                  <wp:extent cx="2489200" cy="2489200"/>
                  <wp:effectExtent l="0" t="0" r="6350" b="6350"/>
                  <wp:docPr id="1389130077" name="Imagen 1" descr="Flecha plana formada con ciudadan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lecha plana formada con ciudadan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200" cy="248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9F2929" w:rsidR="009F2929" w:rsidP="00B963D6" w:rsidRDefault="009F2929" w14:paraId="761F6CEF" w14:textId="77777777">
            <w:pPr>
              <w:widowControl w:val="0"/>
              <w:spacing w:line="240" w:lineRule="auto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b/>
                <w:color w:val="808080" w:themeColor="background1" w:themeShade="80"/>
                <w:sz w:val="20"/>
                <w:szCs w:val="20"/>
              </w:rPr>
              <w:t>Ruta del drive de imagen: r7_i1.png</w:t>
            </w:r>
          </w:p>
          <w:p w:rsidR="009F2929" w:rsidP="00B963D6" w:rsidRDefault="009F2929" w14:paraId="0C087935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</w:p>
          <w:p w:rsidRPr="009F2929" w:rsidR="00AE0A87" w:rsidP="00B963D6" w:rsidRDefault="00DF2531" w14:paraId="2EA313FF" w14:textId="39143B3F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hyperlink w:history="1" w:anchor="query=aumentar%20el%20numero%20de%20personas&amp;position=45&amp;from_view=search&amp;track=ais" r:id="rId16">
              <w:r w:rsidRPr="00975581" w:rsidR="00AE0A87">
                <w:rPr>
                  <w:rStyle w:val="Hipervnculo"/>
                  <w:sz w:val="20"/>
                  <w:szCs w:val="20"/>
                </w:rPr>
                <w:t>https://www.freepik.es/vector-gratis/flecha-plana-formada-ciudadanos_1311817.htm#query=aumentar%20el%20numero%20de%20personas&amp;position=45&amp;from_view=search&amp;track=ais</w:t>
              </w:r>
            </w:hyperlink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929" w:rsidP="00B963D6" w:rsidRDefault="009F2929" w14:paraId="525BBFBE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>Colocar el texto que será narrado (máximo 25 palabras)</w:t>
            </w:r>
          </w:p>
          <w:p w:rsidR="00873BAF" w:rsidP="00B963D6" w:rsidRDefault="00873BAF" w14:paraId="02E72B45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</w:p>
          <w:p w:rsidRPr="00873BAF" w:rsidR="00873BAF" w:rsidP="50A704FB" w:rsidRDefault="00873BAF" w14:paraId="4142EB30" w14:textId="7F67FD69">
            <w:pPr>
              <w:pStyle w:val="Normal"/>
              <w:widowControl w:val="0"/>
              <w:rPr>
                <w:color w:val="000000" w:themeColor="text1" w:themeTint="FF" w:themeShade="FF"/>
                <w:sz w:val="24"/>
                <w:szCs w:val="24"/>
                <w:lang w:val="es-ES"/>
              </w:rPr>
            </w:pPr>
            <w:r w:rsidRPr="50A704FB" w:rsidR="00873BAF">
              <w:rPr>
                <w:color w:val="000000" w:themeColor="text1" w:themeTint="FF" w:themeShade="FF"/>
                <w:sz w:val="24"/>
                <w:szCs w:val="24"/>
                <w:lang w:val="es-ES"/>
              </w:rPr>
              <w:t>para lo cual</w:t>
            </w:r>
            <w:ins w:author="Alix Cecilia Chinchilla Rueda" w:date="2023-09-29T01:46:00Z" w:id="144156878">
              <w:r w:rsidRPr="50A704FB" w:rsidR="457F263C">
                <w:rPr>
                  <w:color w:val="000000" w:themeColor="text1" w:themeTint="FF" w:themeShade="FF"/>
                  <w:sz w:val="24"/>
                  <w:szCs w:val="24"/>
                  <w:lang w:val="es-ES"/>
                </w:rPr>
                <w:t>,</w:t>
              </w:r>
            </w:ins>
            <w:r w:rsidRPr="50A704FB" w:rsidR="00873BAF">
              <w:rPr>
                <w:color w:val="000000" w:themeColor="text1" w:themeTint="FF" w:themeShade="FF"/>
                <w:sz w:val="24"/>
                <w:szCs w:val="24"/>
                <w:lang w:val="es-ES"/>
              </w:rPr>
              <w:t xml:space="preserve"> se </w:t>
            </w:r>
            <w:r w:rsidRPr="50A704FB" w:rsidR="00873BAF">
              <w:rPr>
                <w:color w:val="000000" w:themeColor="text1" w:themeTint="FF" w:themeShade="FF"/>
                <w:sz w:val="24"/>
                <w:szCs w:val="24"/>
                <w:lang w:val="es-ES"/>
              </w:rPr>
              <w:t>podría</w:t>
            </w:r>
            <w:r w:rsidRPr="50A704FB" w:rsidR="3E136DC0">
              <w:rPr>
                <w:b w:val="1"/>
                <w:bCs w:val="1"/>
                <w:color w:val="00B050"/>
                <w:sz w:val="24"/>
                <w:szCs w:val="24"/>
                <w:lang w:val="es-ES"/>
              </w:rPr>
              <w:t>n enfocar l</w:t>
            </w:r>
            <w:r w:rsidRPr="50A704FB" w:rsidR="3E136DC0">
              <w:rPr>
                <w:b w:val="1"/>
                <w:bCs w:val="1"/>
                <w:color w:val="00B050"/>
                <w:sz w:val="24"/>
                <w:szCs w:val="24"/>
                <w:lang w:val="es-ES"/>
              </w:rPr>
              <w:t>os esfuerzos en</w:t>
            </w:r>
            <w:r w:rsidRPr="50A704FB" w:rsidR="00873BAF">
              <w:rPr>
                <w:color w:val="000000" w:themeColor="text1" w:themeTint="FF" w:themeShade="FF"/>
                <w:sz w:val="24"/>
                <w:szCs w:val="24"/>
                <w:lang w:val="es-ES"/>
              </w:rPr>
              <w:t xml:space="preserve"> </w:t>
            </w:r>
            <w:r w:rsidRPr="50A704FB" w:rsidR="00873BAF">
              <w:rPr>
                <w:b w:val="1"/>
                <w:bCs w:val="1"/>
                <w:color w:val="000000" w:themeColor="text1" w:themeTint="FF" w:themeShade="FF"/>
                <w:sz w:val="24"/>
                <w:szCs w:val="24"/>
                <w:lang w:val="es-ES"/>
              </w:rPr>
              <w:t xml:space="preserve">aumentar el número de personas </w:t>
            </w:r>
            <w:r w:rsidRPr="50A704FB" w:rsidR="00873BAF">
              <w:rPr>
                <w:color w:val="000000" w:themeColor="text1" w:themeTint="FF" w:themeShade="FF"/>
                <w:sz w:val="24"/>
                <w:szCs w:val="24"/>
                <w:lang w:val="es-ES"/>
              </w:rPr>
              <w:t>que participan en estos espacios</w:t>
            </w:r>
            <w:r w:rsidRPr="50A704FB" w:rsidR="5EC0FB27">
              <w:rPr>
                <w:color w:val="000000" w:themeColor="text1" w:themeTint="FF" w:themeShade="FF"/>
                <w:sz w:val="24"/>
                <w:szCs w:val="24"/>
                <w:lang w:val="es-ES"/>
              </w:rPr>
              <w:t xml:space="preserve"> desde lo local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929" w:rsidP="00B963D6" w:rsidRDefault="009F2929" w14:paraId="4E253614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 xml:space="preserve">Colocar aquí </w:t>
            </w:r>
            <w:r w:rsidRPr="009F2929" w:rsidR="005A32A7">
              <w:rPr>
                <w:color w:val="808080" w:themeColor="background1" w:themeShade="80"/>
                <w:sz w:val="20"/>
                <w:szCs w:val="20"/>
              </w:rPr>
              <w:t>la palabra</w:t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>/frase corta destacado que aparecerá en el video acompañando esta escena</w:t>
            </w:r>
          </w:p>
          <w:p w:rsidR="00AE0A87" w:rsidP="00B963D6" w:rsidRDefault="00AE0A87" w14:paraId="66DF1538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</w:p>
          <w:p w:rsidRPr="009F2929" w:rsidR="00AE0A87" w:rsidP="1F2F1D70" w:rsidRDefault="002C75A8" w14:paraId="5362E6C0" w14:textId="7EF9F070">
            <w:pPr>
              <w:pStyle w:val="Normal"/>
              <w:widowControl w:val="0"/>
              <w:rPr>
                <w:color w:val="000000" w:themeColor="text1" w:themeTint="FF" w:themeShade="FF"/>
                <w:sz w:val="24"/>
                <w:szCs w:val="24"/>
                <w:lang w:val="es-ES"/>
              </w:rPr>
            </w:pPr>
            <w:r w:rsidRPr="1F2F1D70" w:rsidR="1A2240D7">
              <w:rPr>
                <w:color w:val="000000" w:themeColor="text1" w:themeTint="FF" w:themeShade="FF"/>
                <w:sz w:val="24"/>
                <w:szCs w:val="24"/>
                <w:lang w:val="es-ES"/>
              </w:rPr>
              <w:t>E</w:t>
            </w:r>
            <w:r w:rsidRPr="1F2F1D70" w:rsidR="239DD355">
              <w:rPr>
                <w:b w:val="1"/>
                <w:bCs w:val="1"/>
                <w:color w:val="00B050"/>
                <w:sz w:val="24"/>
                <w:szCs w:val="24"/>
                <w:lang w:val="es-ES"/>
              </w:rPr>
              <w:t>nfocar los esfuerzos</w:t>
            </w:r>
          </w:p>
          <w:p w:rsidRPr="009F2929" w:rsidR="00AE0A87" w:rsidP="1F2F1D70" w:rsidRDefault="002C75A8" w14:paraId="723244F2" w14:textId="4FC00564">
            <w:pPr>
              <w:pStyle w:val="Normal"/>
              <w:widowControl w:val="0"/>
              <w:rPr>
                <w:b w:val="1"/>
                <w:bCs w:val="1"/>
                <w:color w:val="00B050"/>
                <w:sz w:val="24"/>
                <w:szCs w:val="24"/>
                <w:lang w:val="es-ES"/>
              </w:rPr>
            </w:pPr>
          </w:p>
          <w:p w:rsidRPr="009F2929" w:rsidR="00AE0A87" w:rsidP="1F2F1D70" w:rsidRDefault="002C75A8" w14:paraId="3F456A34" w14:textId="478FBE35">
            <w:pPr>
              <w:pStyle w:val="Normal"/>
              <w:widowControl w:val="0"/>
              <w:rPr>
                <w:color w:val="000000" w:themeColor="text1" w:themeTint="FF" w:themeShade="FF"/>
                <w:sz w:val="24"/>
                <w:szCs w:val="24"/>
                <w:lang w:val="es-ES"/>
              </w:rPr>
            </w:pPr>
            <w:r w:rsidRPr="1F2F1D70" w:rsidR="7A60EE2C">
              <w:rPr>
                <w:b w:val="1"/>
                <w:bCs w:val="1"/>
                <w:color w:val="000000" w:themeColor="text1" w:themeTint="FF" w:themeShade="FF"/>
                <w:sz w:val="24"/>
                <w:szCs w:val="24"/>
                <w:lang w:val="es-ES"/>
              </w:rPr>
              <w:t>A</w:t>
            </w:r>
            <w:r w:rsidRPr="1F2F1D70" w:rsidR="239DD355">
              <w:rPr>
                <w:b w:val="1"/>
                <w:bCs w:val="1"/>
                <w:color w:val="000000" w:themeColor="text1" w:themeTint="FF" w:themeShade="FF"/>
                <w:sz w:val="24"/>
                <w:szCs w:val="24"/>
                <w:lang w:val="es-ES"/>
              </w:rPr>
              <w:t xml:space="preserve">umentar el número de personas </w:t>
            </w:r>
            <w:r w:rsidRPr="1F2F1D70" w:rsidR="239DD355">
              <w:rPr>
                <w:color w:val="000000" w:themeColor="text1" w:themeTint="FF" w:themeShade="FF"/>
                <w:sz w:val="24"/>
                <w:szCs w:val="24"/>
                <w:lang w:val="es-ES"/>
              </w:rPr>
              <w:t>que participan</w:t>
            </w:r>
          </w:p>
        </w:tc>
      </w:tr>
      <w:tr w:rsidRPr="009F2929" w:rsidR="009F2929" w:rsidTr="1F2F1D70" w14:paraId="1DA439ED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929" w:rsidP="00B963D6" w:rsidRDefault="009F2929" w14:paraId="5FE1CB22" w14:textId="1346A41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5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9F2929" w:rsidR="009F2929" w:rsidP="00B963D6" w:rsidRDefault="009F2929" w14:paraId="743ABA1B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 xml:space="preserve">Describir como deben ser las imágenes que acompañarán la narración </w:t>
            </w:r>
          </w:p>
          <w:p w:rsidRPr="009F2929" w:rsidR="009F2929" w:rsidP="00B963D6" w:rsidRDefault="009F2929" w14:paraId="0C028716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</w:p>
          <w:p w:rsidRPr="009F2929" w:rsidR="009F2929" w:rsidP="00B963D6" w:rsidRDefault="00AE0A87" w14:paraId="58051269" w14:textId="4CF21870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9B9D1E2" wp14:editId="1F95B29E">
                  <wp:extent cx="2489200" cy="1953260"/>
                  <wp:effectExtent l="0" t="0" r="6350" b="8890"/>
                  <wp:docPr id="2026506290" name="Imagen 4" descr="Hombre de negocios y mujer de negocios con monedas y flecha con male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ombre de negocios y mujer de negocios con monedas y flecha con malet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200" cy="1953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F2929" w:rsidP="00B963D6" w:rsidRDefault="009F2929" w14:paraId="55A0218E" w14:textId="77777777">
            <w:pPr>
              <w:widowControl w:val="0"/>
              <w:spacing w:line="240" w:lineRule="auto"/>
              <w:rPr>
                <w:b/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b/>
                <w:color w:val="808080" w:themeColor="background1" w:themeShade="80"/>
                <w:sz w:val="20"/>
                <w:szCs w:val="20"/>
              </w:rPr>
              <w:t>Ruta del drive de imagen: r7_i1.png</w:t>
            </w:r>
          </w:p>
          <w:p w:rsidR="00AE0A87" w:rsidP="00B963D6" w:rsidRDefault="00AE0A87" w14:paraId="0AF0947D" w14:textId="77777777">
            <w:pPr>
              <w:widowControl w:val="0"/>
              <w:spacing w:line="240" w:lineRule="auto"/>
              <w:rPr>
                <w:b/>
                <w:color w:val="808080" w:themeColor="background1" w:themeShade="80"/>
                <w:sz w:val="20"/>
                <w:szCs w:val="20"/>
              </w:rPr>
            </w:pPr>
          </w:p>
          <w:p w:rsidRPr="00AE0A87" w:rsidR="009F2929" w:rsidP="00B963D6" w:rsidRDefault="00DF2531" w14:paraId="7B343580" w14:textId="35510488">
            <w:pPr>
              <w:widowControl w:val="0"/>
              <w:spacing w:line="240" w:lineRule="auto"/>
              <w:rPr>
                <w:i/>
                <w:color w:val="808080" w:themeColor="background1" w:themeShade="80"/>
                <w:sz w:val="20"/>
                <w:szCs w:val="20"/>
              </w:rPr>
            </w:pPr>
            <w:hyperlink w:history="1" w:anchor="query=socio%20economico&amp;position=0&amp;from_view=search&amp;track=ais" r:id="rId18">
              <w:r w:rsidRPr="00975581" w:rsidR="00AE0A87">
                <w:rPr>
                  <w:rStyle w:val="Hipervnculo"/>
                  <w:b/>
                  <w:sz w:val="20"/>
                  <w:szCs w:val="20"/>
                </w:rPr>
                <w:t>https://www.freepik.es/vector-gratis/hombre-negocios-mujer-negocios-monedas-flecha-maleta_4737347.htm#query=socio%20economico&amp;position=0&amp;from_view=search&amp;track=ais</w:t>
              </w:r>
            </w:hyperlink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929" w:rsidP="00B963D6" w:rsidRDefault="009F2929" w14:paraId="79AA2734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>Colocar el texto que será narrado (máximo 25 palabras)</w:t>
            </w:r>
          </w:p>
          <w:p w:rsidR="00873BAF" w:rsidP="00B963D6" w:rsidRDefault="00873BAF" w14:paraId="47E71416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</w:p>
          <w:p w:rsidR="00873BAF" w:rsidP="00B963D6" w:rsidRDefault="00873BAF" w14:paraId="506FF9E7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</w:p>
          <w:p w:rsidRPr="009F2929" w:rsidR="00873BAF" w:rsidP="00B963D6" w:rsidRDefault="00873BAF" w14:paraId="1CF56571" w14:textId="26D38CFD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  <w:r w:rsidRPr="50A704FB" w:rsidR="00873BAF">
              <w:rPr>
                <w:strike w:val="1"/>
                <w:color w:val="000000" w:themeColor="text1" w:themeTint="FF" w:themeShade="FF"/>
                <w:sz w:val="24"/>
                <w:szCs w:val="24"/>
                <w:lang w:val="es-ES"/>
              </w:rPr>
              <w:t xml:space="preserve">e </w:t>
            </w:r>
            <w:r w:rsidRPr="50A704FB" w:rsidR="00873BAF">
              <w:rPr>
                <w:strike w:val="1"/>
                <w:color w:val="000000" w:themeColor="text1" w:themeTint="FF" w:themeShade="FF"/>
                <w:sz w:val="24"/>
                <w:szCs w:val="24"/>
                <w:lang w:val="es-ES"/>
              </w:rPr>
              <w:t>incluso,</w:t>
            </w:r>
            <w:r w:rsidRPr="50A704FB" w:rsidR="00873BAF">
              <w:rPr>
                <w:b w:val="1"/>
                <w:bCs w:val="1"/>
                <w:strike w:val="0"/>
                <w:dstrike w:val="0"/>
                <w:color w:val="00B050"/>
                <w:sz w:val="24"/>
                <w:szCs w:val="24"/>
                <w:lang w:val="es-ES"/>
              </w:rPr>
              <w:t xml:space="preserve"> </w:t>
            </w:r>
            <w:r w:rsidRPr="50A704FB" w:rsidR="1D65E059">
              <w:rPr>
                <w:b w:val="1"/>
                <w:bCs w:val="1"/>
                <w:strike w:val="0"/>
                <w:dstrike w:val="0"/>
                <w:color w:val="00B050"/>
                <w:sz w:val="24"/>
                <w:szCs w:val="24"/>
                <w:lang w:val="es-ES"/>
              </w:rPr>
              <w:t xml:space="preserve"> e</w:t>
            </w:r>
            <w:r w:rsidRPr="50A704FB" w:rsidR="1D65E059">
              <w:rPr>
                <w:b w:val="1"/>
                <w:bCs w:val="1"/>
                <w:strike w:val="0"/>
                <w:dstrike w:val="0"/>
                <w:color w:val="00B050"/>
                <w:sz w:val="24"/>
                <w:szCs w:val="24"/>
                <w:lang w:val="es-ES"/>
              </w:rPr>
              <w:t xml:space="preserve"> incluyendo también a</w:t>
            </w:r>
            <w:r w:rsidRPr="50A704FB" w:rsidR="1D65E059">
              <w:rPr>
                <w:strike w:val="0"/>
                <w:dstrike w:val="0"/>
                <w:color w:val="000000" w:themeColor="text1" w:themeTint="FF" w:themeShade="FF"/>
                <w:sz w:val="24"/>
                <w:szCs w:val="24"/>
                <w:lang w:val="es-ES"/>
              </w:rPr>
              <w:t xml:space="preserve"> </w:t>
            </w:r>
            <w:r w:rsidRPr="50A704FB" w:rsidR="00873BAF">
              <w:rPr>
                <w:strike w:val="0"/>
                <w:dstrike w:val="0"/>
                <w:color w:val="000000" w:themeColor="text1" w:themeTint="FF" w:themeShade="FF"/>
                <w:sz w:val="24"/>
                <w:szCs w:val="24"/>
                <w:lang w:val="es-ES"/>
              </w:rPr>
              <w:t>los turistas que puedan llegar, propiciando</w:t>
            </w:r>
            <w:r w:rsidRPr="50A704FB" w:rsidR="34F6A1BF">
              <w:rPr>
                <w:strike w:val="0"/>
                <w:dstrike w:val="0"/>
                <w:color w:val="000000" w:themeColor="text1" w:themeTint="FF" w:themeShade="FF"/>
                <w:sz w:val="24"/>
                <w:szCs w:val="24"/>
                <w:lang w:val="es-ES"/>
              </w:rPr>
              <w:t xml:space="preserve"> </w:t>
            </w:r>
            <w:r w:rsidRPr="50A704FB" w:rsidR="34F6A1BF">
              <w:rPr>
                <w:b w:val="1"/>
                <w:bCs w:val="1"/>
                <w:strike w:val="0"/>
                <w:dstrike w:val="0"/>
                <w:color w:val="00B050"/>
                <w:sz w:val="24"/>
                <w:szCs w:val="24"/>
                <w:lang w:val="es-ES"/>
              </w:rPr>
              <w:t>así</w:t>
            </w:r>
            <w:r w:rsidRPr="50A704FB" w:rsidR="00873BAF">
              <w:rPr>
                <w:b w:val="1"/>
                <w:bCs w:val="1"/>
                <w:strike w:val="0"/>
                <w:dstrike w:val="0"/>
                <w:color w:val="00B050"/>
                <w:sz w:val="24"/>
                <w:szCs w:val="24"/>
                <w:lang w:val="es-ES"/>
              </w:rPr>
              <w:t xml:space="preserve"> </w:t>
            </w:r>
            <w:r w:rsidRPr="50A704FB" w:rsidR="00873BAF">
              <w:rPr>
                <w:strike w:val="0"/>
                <w:dstrike w:val="0"/>
                <w:color w:val="000000" w:themeColor="text1" w:themeTint="FF" w:themeShade="FF"/>
                <w:sz w:val="24"/>
                <w:szCs w:val="24"/>
                <w:lang w:val="es-ES"/>
              </w:rPr>
              <w:t xml:space="preserve">una </w:t>
            </w:r>
            <w:r w:rsidRPr="50A704FB" w:rsidR="00873BAF">
              <w:rPr>
                <w:b w:val="1"/>
                <w:bCs w:val="1"/>
                <w:color w:val="000000" w:themeColor="text1" w:themeTint="FF" w:themeShade="FF"/>
                <w:sz w:val="24"/>
                <w:szCs w:val="24"/>
                <w:lang w:val="es-ES"/>
              </w:rPr>
              <w:t>mayor demanda de empleo para los ciudadanos</w:t>
            </w:r>
            <w:r w:rsidRPr="50A704FB" w:rsidR="00873BAF">
              <w:rPr>
                <w:color w:val="000000" w:themeColor="text1" w:themeTint="FF" w:themeShade="FF"/>
                <w:sz w:val="24"/>
                <w:szCs w:val="24"/>
                <w:lang w:val="es-ES"/>
              </w:rPr>
              <w:t>,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929" w:rsidP="00B963D6" w:rsidRDefault="009F2929" w14:paraId="777A1986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 xml:space="preserve">Colocar aquí </w:t>
            </w:r>
            <w:r w:rsidRPr="009F2929" w:rsidR="005A32A7">
              <w:rPr>
                <w:color w:val="808080" w:themeColor="background1" w:themeShade="80"/>
                <w:sz w:val="20"/>
                <w:szCs w:val="20"/>
              </w:rPr>
              <w:t>la palabra</w:t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>/frase corta destacado que aparecerá en el video acompañando esta escena</w:t>
            </w:r>
          </w:p>
          <w:p w:rsidR="00AE0A87" w:rsidP="00B963D6" w:rsidRDefault="00AE0A87" w14:paraId="763BFA5A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</w:p>
          <w:p w:rsidRPr="009F2929" w:rsidR="00AE0A87" w:rsidP="1F2F1D70" w:rsidRDefault="002C75A8" w14:paraId="52597329" w14:textId="2FEFF9D8">
            <w:pPr>
              <w:widowControl w:val="0"/>
              <w:rPr>
                <w:color w:val="808080" w:themeColor="background1" w:themeTint="FF" w:themeShade="80"/>
                <w:sz w:val="20"/>
                <w:szCs w:val="20"/>
              </w:rPr>
            </w:pPr>
            <w:r w:rsidRPr="1F2F1D70" w:rsidR="087896B2">
              <w:rPr>
                <w:strike w:val="0"/>
                <w:dstrike w:val="0"/>
                <w:color w:val="000000" w:themeColor="text1" w:themeTint="FF" w:themeShade="FF"/>
                <w:sz w:val="24"/>
                <w:szCs w:val="24"/>
                <w:lang w:val="es-ES"/>
              </w:rPr>
              <w:t>A</w:t>
            </w:r>
            <w:r w:rsidRPr="1F2F1D70" w:rsidR="31AF9636">
              <w:rPr>
                <w:strike w:val="0"/>
                <w:dstrike w:val="0"/>
                <w:color w:val="000000" w:themeColor="text1" w:themeTint="FF" w:themeShade="FF"/>
                <w:sz w:val="24"/>
                <w:szCs w:val="24"/>
                <w:lang w:val="es-ES"/>
              </w:rPr>
              <w:t xml:space="preserve"> los turistas que puedan llegar, </w:t>
            </w:r>
          </w:p>
          <w:p w:rsidRPr="009F2929" w:rsidR="00AE0A87" w:rsidP="1F2F1D70" w:rsidRDefault="002C75A8" w14:paraId="52AD6A7F" w14:textId="6ED6540B">
            <w:pPr>
              <w:widowControl w:val="0"/>
              <w:rPr>
                <w:b w:val="1"/>
                <w:bCs w:val="1"/>
                <w:color w:val="000000" w:themeColor="text1" w:themeTint="FF" w:themeShade="FF"/>
                <w:sz w:val="24"/>
                <w:szCs w:val="24"/>
                <w:lang w:val="es-ES"/>
              </w:rPr>
            </w:pPr>
          </w:p>
          <w:p w:rsidRPr="009F2929" w:rsidR="00AE0A87" w:rsidP="1F2F1D70" w:rsidRDefault="002C75A8" w14:paraId="48ED0816" w14:textId="2D6FF334">
            <w:pPr>
              <w:widowControl w:val="0"/>
              <w:rPr>
                <w:color w:val="000000" w:themeColor="text1" w:themeTint="FF" w:themeShade="FF"/>
                <w:sz w:val="24"/>
                <w:szCs w:val="24"/>
                <w:lang w:val="es-ES"/>
              </w:rPr>
            </w:pPr>
            <w:r w:rsidRPr="1F2F1D70" w:rsidR="02646E29">
              <w:rPr>
                <w:b w:val="1"/>
                <w:bCs w:val="1"/>
                <w:color w:val="000000" w:themeColor="text1" w:themeTint="FF" w:themeShade="FF"/>
                <w:sz w:val="24"/>
                <w:szCs w:val="24"/>
                <w:lang w:val="es-ES"/>
              </w:rPr>
              <w:t>M</w:t>
            </w:r>
            <w:r w:rsidRPr="1F2F1D70" w:rsidR="31AF9636">
              <w:rPr>
                <w:b w:val="1"/>
                <w:bCs w:val="1"/>
                <w:color w:val="000000" w:themeColor="text1" w:themeTint="FF" w:themeShade="FF"/>
                <w:sz w:val="24"/>
                <w:szCs w:val="24"/>
                <w:lang w:val="es-ES"/>
              </w:rPr>
              <w:t>ayor demanda de empleo para los ciudadano</w:t>
            </w:r>
            <w:r w:rsidRPr="1F2F1D70" w:rsidR="26EBE0D3">
              <w:rPr>
                <w:b w:val="1"/>
                <w:bCs w:val="1"/>
                <w:color w:val="000000" w:themeColor="text1" w:themeTint="FF" w:themeShade="FF"/>
                <w:sz w:val="24"/>
                <w:szCs w:val="24"/>
                <w:lang w:val="es-ES"/>
              </w:rPr>
              <w:t>s</w:t>
            </w:r>
          </w:p>
          <w:p w:rsidRPr="009F2929" w:rsidR="00AE0A87" w:rsidP="1F2F1D70" w:rsidRDefault="002C75A8" w14:paraId="0D414FEF" w14:textId="27F878ED">
            <w:pPr>
              <w:pStyle w:val="Normal"/>
              <w:widowControl w:val="0"/>
              <w:rPr>
                <w:b w:val="1"/>
                <w:bCs w:val="1"/>
                <w:color w:val="000000" w:themeColor="text1" w:themeTint="FF" w:themeShade="FF"/>
                <w:sz w:val="24"/>
                <w:szCs w:val="24"/>
                <w:lang w:val="es-ES"/>
              </w:rPr>
            </w:pPr>
          </w:p>
        </w:tc>
      </w:tr>
      <w:tr w:rsidRPr="009F2929" w:rsidR="009F2929" w:rsidTr="1F2F1D70" w14:paraId="08B1AD97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929" w:rsidP="00B963D6" w:rsidRDefault="009F2929" w14:paraId="597C6F33" w14:textId="69FBF6E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6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9F2929" w:rsidR="009F2929" w:rsidP="00B963D6" w:rsidRDefault="009F2929" w14:paraId="15C2E17B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 xml:space="preserve">Describir como deben ser las imágenes que acompañarán la narración </w:t>
            </w:r>
          </w:p>
          <w:p w:rsidRPr="009F2929" w:rsidR="009F2929" w:rsidP="00B963D6" w:rsidRDefault="009F2929" w14:paraId="7050D903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</w:p>
          <w:p w:rsidRPr="009F2929" w:rsidR="009F2929" w:rsidP="00B963D6" w:rsidRDefault="00AE0A87" w14:paraId="68A2442B" w14:textId="475A60F2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F41E3FF" wp14:editId="0D0D03E0">
                  <wp:extent cx="2489200" cy="1809115"/>
                  <wp:effectExtent l="0" t="0" r="6350" b="635"/>
                  <wp:docPr id="404302964" name="Imagen 3" descr="Caracteres de una gente de negocios e iconos de crecimiento del rendimien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aracteres de una gente de negocios e iconos de crecimiento del rendimien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200" cy="180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F2929" w:rsidP="00B963D6" w:rsidRDefault="009F2929" w14:paraId="341E1E08" w14:textId="77777777">
            <w:pPr>
              <w:widowControl w:val="0"/>
              <w:spacing w:line="240" w:lineRule="auto"/>
              <w:rPr>
                <w:b/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b/>
                <w:color w:val="808080" w:themeColor="background1" w:themeShade="80"/>
                <w:sz w:val="20"/>
                <w:szCs w:val="20"/>
              </w:rPr>
              <w:t>Ruta del drive de imagen: r7_i1.png</w:t>
            </w:r>
          </w:p>
          <w:p w:rsidR="00AE0A87" w:rsidP="00B963D6" w:rsidRDefault="00AE0A87" w14:paraId="25F0BD9B" w14:textId="77777777">
            <w:pPr>
              <w:widowControl w:val="0"/>
              <w:spacing w:line="240" w:lineRule="auto"/>
              <w:rPr>
                <w:b/>
                <w:color w:val="808080" w:themeColor="background1" w:themeShade="80"/>
                <w:sz w:val="20"/>
                <w:szCs w:val="20"/>
              </w:rPr>
            </w:pPr>
          </w:p>
          <w:p w:rsidRPr="00AE0A87" w:rsidR="009F2929" w:rsidP="00B963D6" w:rsidRDefault="00DF2531" w14:paraId="0272EEC7" w14:textId="4E308455">
            <w:pPr>
              <w:widowControl w:val="0"/>
              <w:spacing w:line="240" w:lineRule="auto"/>
              <w:rPr>
                <w:i/>
                <w:color w:val="808080" w:themeColor="background1" w:themeShade="80"/>
                <w:sz w:val="20"/>
                <w:szCs w:val="20"/>
              </w:rPr>
            </w:pPr>
            <w:hyperlink w:history="1" w:anchor="query=aumentar%20el%20numero%20de%20personas&amp;position=42&amp;from_view=search&amp;track=ais" r:id="rId20">
              <w:r w:rsidRPr="00975581" w:rsidR="00AE0A87">
                <w:rPr>
                  <w:rStyle w:val="Hipervnculo"/>
                  <w:i/>
                  <w:sz w:val="20"/>
                  <w:szCs w:val="20"/>
                </w:rPr>
                <w:t>https://www.freepik.es/vector-gratis/caracteres-gente-negocios-e-iconos-crecimiento-rendimiento_3585398.htm#query=aumentar%20el%20numero%20de%20personas&amp;position=42&amp;from_view=search&amp;track=ais</w:t>
              </w:r>
            </w:hyperlink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929" w:rsidP="00B963D6" w:rsidRDefault="009F2929" w14:paraId="404F21AB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>Colocar el texto que será narrado (máximo 25 palabras)</w:t>
            </w:r>
          </w:p>
          <w:p w:rsidR="00873BAF" w:rsidP="00B963D6" w:rsidRDefault="00873BAF" w14:paraId="365D7004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</w:p>
          <w:p w:rsidRPr="00E66D17" w:rsidR="00873BAF" w:rsidP="36D98F99" w:rsidRDefault="006851DC" w14:paraId="399F0E8A" w14:textId="264F0EE0">
            <w:pPr>
              <w:pStyle w:val="NormalWeb"/>
              <w:spacing w:before="0" w:beforeAutospacing="0" w:after="0" w:afterAutospacing="0"/>
              <w:jc w:val="both"/>
              <w:rPr>
                <w:b/>
                <w:bCs/>
              </w:rPr>
            </w:pPr>
            <w:del w:author="Alix Cecilia Chinchilla Rueda" w:date="2023-09-29T01:47:00Z" w:id="10">
              <w:r w:rsidRPr="36D98F99" w:rsidDel="006851DC">
                <w:rPr>
                  <w:rFonts w:ascii="Arial" w:hAnsi="Arial" w:eastAsia="Arial" w:cs="Arial"/>
                  <w:color w:val="000000" w:themeColor="text1"/>
                  <w:lang w:val="es-ES"/>
                </w:rPr>
                <w:delText xml:space="preserve">y </w:delText>
              </w:r>
            </w:del>
            <w:r w:rsidRPr="36D98F99" w:rsidR="00873BAF">
              <w:rPr>
                <w:rFonts w:ascii="Arial" w:hAnsi="Arial" w:eastAsia="Arial" w:cs="Arial"/>
                <w:color w:val="000000" w:themeColor="text1"/>
                <w:lang w:val="es-ES"/>
              </w:rPr>
              <w:t xml:space="preserve">además, provocando un determinando </w:t>
            </w:r>
            <w:r w:rsidRPr="36D98F99" w:rsidR="00873BAF">
              <w:rPr>
                <w:rFonts w:ascii="Arial" w:hAnsi="Arial" w:eastAsia="Arial" w:cs="Arial"/>
                <w:b/>
                <w:bCs/>
                <w:color w:val="000000" w:themeColor="text1"/>
                <w:lang w:val="es-ES"/>
              </w:rPr>
              <w:t>impacto económico y social.</w:t>
            </w:r>
          </w:p>
          <w:p w:rsidRPr="00873BAF" w:rsidR="00873BAF" w:rsidP="00B963D6" w:rsidRDefault="00873BAF" w14:paraId="0E3F01EB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  <w:lang w:val="es-CO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2929" w:rsidP="00B963D6" w:rsidRDefault="009F2929" w14:paraId="6B483594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 xml:space="preserve">Colocar aquí </w:t>
            </w:r>
            <w:r w:rsidRPr="009F2929" w:rsidR="005A32A7">
              <w:rPr>
                <w:color w:val="808080" w:themeColor="background1" w:themeShade="80"/>
                <w:sz w:val="20"/>
                <w:szCs w:val="20"/>
              </w:rPr>
              <w:t>la palabra</w:t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>/frase corta destacado que aparecerá en el video acompañando esta escena</w:t>
            </w:r>
          </w:p>
          <w:p w:rsidR="00AE0A87" w:rsidP="00B963D6" w:rsidRDefault="00AE0A87" w14:paraId="41919ED9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</w:p>
          <w:p w:rsidRPr="000F6F8A" w:rsidR="00AE0A87" w:rsidP="1F2F1D70" w:rsidRDefault="002C75A8" w14:paraId="135A213E" w14:textId="42370444">
            <w:pPr>
              <w:pStyle w:val="NormalWeb"/>
              <w:widowControl w:val="0"/>
              <w:spacing w:before="0" w:beforeAutospacing="off" w:after="0" w:afterAutospacing="off"/>
              <w:jc w:val="both"/>
              <w:rPr>
                <w:b w:val="1"/>
                <w:bCs w:val="1"/>
              </w:rPr>
            </w:pPr>
            <w:r w:rsidRPr="1F2F1D70" w:rsidR="30D90887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P</w:t>
            </w:r>
            <w:r w:rsidRPr="1F2F1D70" w:rsidR="78321DF4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rovocando</w:t>
            </w:r>
          </w:p>
          <w:p w:rsidRPr="000F6F8A" w:rsidR="00AE0A87" w:rsidP="1F2F1D70" w:rsidRDefault="002C75A8" w14:paraId="5C096D98" w14:textId="65300B68">
            <w:pPr>
              <w:pStyle w:val="NormalWeb"/>
              <w:widowControl w:val="0"/>
              <w:spacing w:before="0" w:beforeAutospacing="off" w:after="0" w:afterAutospacing="off"/>
              <w:jc w:val="both"/>
              <w:rPr>
                <w:b w:val="1"/>
                <w:bCs w:val="1"/>
              </w:rPr>
            </w:pPr>
            <w:r w:rsidRPr="1F2F1D70" w:rsidR="0B700E42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ES"/>
              </w:rPr>
              <w:t>I</w:t>
            </w:r>
            <w:r w:rsidRPr="1F2F1D70" w:rsidR="78321DF4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ES"/>
              </w:rPr>
              <w:t>mpacto económico y social.</w:t>
            </w:r>
          </w:p>
          <w:p w:rsidRPr="000F6F8A" w:rsidR="00AE0A87" w:rsidP="1F2F1D70" w:rsidRDefault="002C75A8" w14:paraId="22393BA3" w14:textId="78B51573">
            <w:pPr>
              <w:pStyle w:val="Normal"/>
              <w:widowControl w:val="0"/>
              <w:rPr>
                <w:b w:val="1"/>
                <w:bCs w:val="1"/>
                <w:color w:val="000000" w:themeColor="text1" w:themeTint="FF" w:themeShade="FF"/>
                <w:sz w:val="24"/>
                <w:szCs w:val="24"/>
                <w:lang w:val="es-ES"/>
              </w:rPr>
            </w:pPr>
          </w:p>
        </w:tc>
      </w:tr>
      <w:tr w:rsidRPr="009F2929" w:rsidR="00873BAF" w:rsidTr="1F2F1D70" w14:paraId="686C8AF9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3BAF" w:rsidP="00B963D6" w:rsidRDefault="00873BAF" w14:paraId="6CBCDACB" w14:textId="68597BF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7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9F2929" w:rsidR="00873BAF" w:rsidP="00B963D6" w:rsidRDefault="00873BAF" w14:paraId="24228BE5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 xml:space="preserve">Describir como deben ser las imágenes que acompañarán la narración </w:t>
            </w:r>
          </w:p>
          <w:p w:rsidRPr="009F2929" w:rsidR="00873BAF" w:rsidP="00B963D6" w:rsidRDefault="00873BAF" w14:paraId="5C5D8444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</w:p>
          <w:p w:rsidRPr="009F2929" w:rsidR="00873BAF" w:rsidP="00B963D6" w:rsidRDefault="00602DD7" w14:paraId="0AA807C3" w14:textId="30AE00CF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0126529" wp14:editId="64C690CD">
                  <wp:extent cx="2489200" cy="1677670"/>
                  <wp:effectExtent l="0" t="0" r="6350" b="0"/>
                  <wp:docPr id="1245478751" name="Imagen 5" descr="Team of winners with cup concept. Mena nd women with large gold trophy. Prize, award and reward. Achievement and success. Teamwork and cooperation, collaboration. Cartoon flat vector illustr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eam of winners with cup concept. Mena nd women with large gold trophy. Prize, award and reward. Achievement and success. Teamwork and cooperation, collaboration. Cartoon flat vector illustr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200" cy="1677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3BAF" w:rsidP="00B963D6" w:rsidRDefault="00873BAF" w14:paraId="6B3E7C42" w14:textId="77777777">
            <w:pPr>
              <w:widowControl w:val="0"/>
              <w:spacing w:line="240" w:lineRule="auto"/>
              <w:rPr>
                <w:b/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b/>
                <w:color w:val="808080" w:themeColor="background1" w:themeShade="80"/>
                <w:sz w:val="20"/>
                <w:szCs w:val="20"/>
              </w:rPr>
              <w:t>Ruta del drive de imagen: r7_i1.png</w:t>
            </w:r>
          </w:p>
          <w:p w:rsidRPr="00602DD7" w:rsidR="00873BAF" w:rsidP="00B963D6" w:rsidRDefault="00DF2531" w14:paraId="5731E790" w14:textId="7E78B569">
            <w:pPr>
              <w:widowControl w:val="0"/>
              <w:spacing w:line="240" w:lineRule="auto"/>
              <w:rPr>
                <w:i/>
                <w:color w:val="808080" w:themeColor="background1" w:themeShade="80"/>
                <w:sz w:val="20"/>
                <w:szCs w:val="20"/>
              </w:rPr>
            </w:pPr>
            <w:hyperlink w:history="1" r:id="rId22">
              <w:r w:rsidRPr="00975581" w:rsidR="00602DD7">
                <w:rPr>
                  <w:rStyle w:val="Hipervnculo"/>
                  <w:i/>
                  <w:sz w:val="20"/>
                  <w:szCs w:val="20"/>
                </w:rPr>
                <w:t>https://stock.adobe.com/images/team-of-winners-with-cup-concept-mena-nd-women-with-large-gold-trophy-prize-award-and-reward-achievement-and-success-teamwork-and-cooperation-collaboration-cartoon-flat-vector-illustration/630893446</w:t>
              </w:r>
            </w:hyperlink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3BAF" w:rsidP="00B963D6" w:rsidRDefault="00873BAF" w14:paraId="308D5542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>Colocar el texto que será narrado (máximo 25 palabras)</w:t>
            </w:r>
          </w:p>
          <w:p w:rsidR="00873BAF" w:rsidP="00B963D6" w:rsidRDefault="00873BAF" w14:paraId="390C8591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</w:p>
          <w:p w:rsidR="00873BAF" w:rsidP="50A704FB" w:rsidRDefault="00873BAF" w14:paraId="7E1FD09F" w14:textId="5EC00C09">
            <w:pPr>
              <w:pStyle w:val="NormalWeb"/>
              <w:spacing w:before="0" w:beforeAutospacing="off" w:after="0" w:afterAutospacing="off"/>
              <w:jc w:val="both"/>
              <w:rPr>
                <w:ins w:author="Alix Cecilia Chinchilla Rueda" w:date="2023-09-29T01:48:00Z" w:id="956025481"/>
                <w:rFonts w:ascii="Arial" w:hAnsi="Arial" w:eastAsia="Arial" w:cs="Arial"/>
                <w:color w:val="000000" w:themeColor="text1"/>
                <w:lang w:val="es-ES"/>
              </w:rPr>
            </w:pPr>
            <w:r w:rsidRPr="50A704FB" w:rsidR="00873BAF">
              <w:rPr>
                <w:rFonts w:ascii="Arial" w:hAnsi="Arial" w:eastAsia="Arial" w:cs="Arial"/>
                <w:strike w:val="1"/>
                <w:color w:val="000000" w:themeColor="text1" w:themeTint="FF" w:themeShade="FF"/>
                <w:lang w:val="es-ES"/>
              </w:rPr>
              <w:t>Teniendo en cuenta esto,</w:t>
            </w:r>
            <w:r w:rsidRPr="50A704FB" w:rsidR="00873BAF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 xml:space="preserve"> </w:t>
            </w:r>
            <w:r w:rsidRPr="50A704FB" w:rsidR="2F143D7D">
              <w:rPr>
                <w:rFonts w:ascii="Arial" w:hAnsi="Arial" w:eastAsia="Arial" w:cs="Arial"/>
                <w:b w:val="1"/>
                <w:bCs w:val="1"/>
                <w:color w:val="00B050"/>
                <w:lang w:val="es-ES"/>
              </w:rPr>
              <w:t>Por lo anterior,</w:t>
            </w:r>
            <w:r w:rsidRPr="50A704FB" w:rsidR="2F143D7D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 xml:space="preserve"> </w:t>
            </w:r>
            <w:r w:rsidRPr="50A704FB" w:rsidR="00873BAF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 xml:space="preserve">al finalizar el desarrollo de un evento deportivo es de gran importancia </w:t>
            </w:r>
            <w:r w:rsidRPr="50A704FB" w:rsidR="00873BAF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ES"/>
              </w:rPr>
              <w:t>conocer el éxito obtenido</w:t>
            </w:r>
            <w:r w:rsidRPr="50A704FB" w:rsidR="00873BAF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,</w:t>
            </w:r>
          </w:p>
          <w:p w:rsidR="00873BAF" w:rsidP="50A704FB" w:rsidRDefault="05FFA261" w14:paraId="4B5BBB68" w14:textId="61CAAADF">
            <w:pPr>
              <w:pStyle w:val="NormalWeb"/>
              <w:spacing w:before="0" w:beforeAutospacing="off" w:after="0" w:afterAutospacing="off"/>
              <w:jc w:val="both"/>
              <w:rPr>
                <w:color w:val="000000"/>
                <w:lang w:val="es-ES"/>
              </w:rPr>
            </w:pPr>
            <w:r w:rsidRPr="50A704FB" w:rsidR="00873BAF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 xml:space="preserve"> </w:t>
            </w:r>
          </w:p>
          <w:p w:rsidRPr="00873BAF" w:rsidR="004A3574" w:rsidP="004A3574" w:rsidRDefault="004A3574" w14:paraId="5A3B26D1" w14:textId="0B6FA836">
            <w:pPr>
              <w:pStyle w:val="NormalWeb"/>
              <w:spacing w:before="0" w:beforeAutospacing="0" w:after="0" w:afterAutospacing="0"/>
              <w:jc w:val="both"/>
              <w:rPr>
                <w:color w:val="808080" w:themeColor="background1" w:themeShade="80"/>
                <w:sz w:val="20"/>
                <w:szCs w:val="20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3BAF" w:rsidP="00B963D6" w:rsidRDefault="00873BAF" w14:paraId="4D5B1C3A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 xml:space="preserve">Colocar aquí </w:t>
            </w:r>
            <w:r w:rsidRPr="009F2929" w:rsidR="005A32A7">
              <w:rPr>
                <w:color w:val="808080" w:themeColor="background1" w:themeShade="80"/>
                <w:sz w:val="20"/>
                <w:szCs w:val="20"/>
              </w:rPr>
              <w:t>la palabra</w:t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>/frase corta destacado que aparecerá en el video acompañando esta escena</w:t>
            </w:r>
          </w:p>
          <w:p w:rsidR="00602DD7" w:rsidP="00B963D6" w:rsidRDefault="00602DD7" w14:paraId="090FD62E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</w:p>
          <w:p w:rsidRPr="009F2929" w:rsidR="00602DD7" w:rsidP="1F2F1D70" w:rsidRDefault="002C75A8" w14:paraId="6C1E8636" w14:textId="0D41B810">
            <w:pPr>
              <w:pStyle w:val="Normal"/>
              <w:widowControl w:val="0"/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</w:pPr>
            <w:r w:rsidRPr="1F2F1D70" w:rsidR="54A1B086">
              <w:rPr>
                <w:rFonts w:ascii="Arial" w:hAnsi="Arial" w:eastAsia="Arial" w:cs="Arial"/>
                <w:b w:val="0"/>
                <w:bCs w:val="0"/>
                <w:color w:val="auto"/>
                <w:lang w:val="es-ES"/>
              </w:rPr>
              <w:t>A</w:t>
            </w:r>
            <w:r w:rsidRPr="1F2F1D70" w:rsidR="74BEDF5D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l finalizar el desarrollo de un evento deportivo</w:t>
            </w:r>
          </w:p>
          <w:p w:rsidRPr="009F2929" w:rsidR="00602DD7" w:rsidP="1F2F1D70" w:rsidRDefault="002C75A8" w14:paraId="520314DD" w14:textId="40285132">
            <w:pPr>
              <w:pStyle w:val="Normal"/>
              <w:widowControl w:val="0"/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</w:pPr>
          </w:p>
          <w:p w:rsidRPr="009F2929" w:rsidR="00602DD7" w:rsidP="1F2F1D70" w:rsidRDefault="002C75A8" w14:paraId="2A4D095A" w14:textId="5398E970">
            <w:pPr>
              <w:pStyle w:val="Normal"/>
              <w:widowControl w:val="0"/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</w:pPr>
            <w:r w:rsidRPr="1F2F1D70" w:rsidR="47996E3A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ES"/>
              </w:rPr>
              <w:t>Co</w:t>
            </w:r>
            <w:r w:rsidRPr="1F2F1D70" w:rsidR="74BEDF5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ES"/>
              </w:rPr>
              <w:t>nocer el éxito obtenido</w:t>
            </w:r>
          </w:p>
        </w:tc>
      </w:tr>
      <w:tr w:rsidRPr="009F2929" w:rsidR="00873BAF" w:rsidTr="1F2F1D70" w14:paraId="759095A3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3BAF" w:rsidP="00B963D6" w:rsidRDefault="00873BAF" w14:paraId="4BF6CCAA" w14:textId="339FB448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8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9F2929" w:rsidR="00873BAF" w:rsidP="00B963D6" w:rsidRDefault="00873BAF" w14:paraId="5616663B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 xml:space="preserve">Describir como deben ser las imágenes que acompañarán la narración </w:t>
            </w:r>
          </w:p>
          <w:p w:rsidRPr="009F2929" w:rsidR="00873BAF" w:rsidP="00B963D6" w:rsidRDefault="00873BAF" w14:paraId="345CC26C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</w:p>
          <w:p w:rsidRPr="009F2929" w:rsidR="00873BAF" w:rsidP="00B963D6" w:rsidRDefault="00602DD7" w14:paraId="659B6CAB" w14:textId="0B584CF2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7985D1" wp14:editId="743AB5AB">
                  <wp:extent cx="2489200" cy="1301750"/>
                  <wp:effectExtent l="0" t="0" r="6350" b="0"/>
                  <wp:docPr id="1861286657" name="Imagen 6" descr="Performance management and business development growth tiny person concept, transparent background. Efficient and productive work with clear and strong leadership for motivatio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Performance management and business development growth tiny person concept, transparent background. Efficient and productive work with clear and strong leadership for motivation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200" cy="130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9F2929" w:rsidR="00873BAF" w:rsidP="00B963D6" w:rsidRDefault="00873BAF" w14:paraId="16A4C83F" w14:textId="77777777">
            <w:pPr>
              <w:widowControl w:val="0"/>
              <w:spacing w:line="240" w:lineRule="auto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b/>
                <w:color w:val="808080" w:themeColor="background1" w:themeShade="80"/>
                <w:sz w:val="20"/>
                <w:szCs w:val="20"/>
              </w:rPr>
              <w:t>Ruta del drive de imagen: r7_i1.png</w:t>
            </w:r>
          </w:p>
          <w:p w:rsidRPr="009F2929" w:rsidR="00873BAF" w:rsidP="00B963D6" w:rsidRDefault="00DF2531" w14:paraId="4AA2D07C" w14:textId="19BEC264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hyperlink w:history="1" r:id="rId24">
              <w:r w:rsidRPr="00975581" w:rsidR="00952FA7">
                <w:rPr>
                  <w:rStyle w:val="Hipervnculo"/>
                  <w:sz w:val="20"/>
                  <w:szCs w:val="20"/>
                </w:rPr>
                <w:t>https://stock.adobe.com/images/business-performance-efficiency-and-success-achievement-tiny-person-concept-transparent-background-company-goal-target-successful-accomplishment-with-effective-and-productive-work-illustration/578653491?asset_id=583774713</w:t>
              </w:r>
            </w:hyperlink>
            <w:r w:rsidR="00952FA7">
              <w:rPr>
                <w:color w:val="808080" w:themeColor="background1" w:themeShade="80"/>
                <w:sz w:val="20"/>
                <w:szCs w:val="20"/>
              </w:rPr>
              <w:t xml:space="preserve"> 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3BAF" w:rsidP="00B963D6" w:rsidRDefault="00873BAF" w14:paraId="6324F658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>Colocar el texto que será narrado (máximo 25 palabras)</w:t>
            </w:r>
          </w:p>
          <w:p w:rsidR="00873BAF" w:rsidP="00B963D6" w:rsidRDefault="00873BAF" w14:paraId="1C0B6AE2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</w:p>
          <w:p w:rsidRPr="002C75A8" w:rsidR="00873BAF" w:rsidP="50A704FB" w:rsidRDefault="004A3574" w14:paraId="10E7EBA7" w14:textId="05C7BA28">
            <w:pPr>
              <w:pStyle w:val="NormalWeb"/>
              <w:spacing w:before="0" w:beforeAutospacing="off" w:after="0" w:afterAutospacing="off"/>
              <w:jc w:val="both"/>
              <w:rPr>
                <w:color w:val="808080" w:themeColor="background1" w:themeShade="80"/>
                <w:sz w:val="20"/>
                <w:szCs w:val="20"/>
              </w:rPr>
            </w:pPr>
            <w:r w:rsidRPr="50A704FB" w:rsidR="004A3574">
              <w:rPr>
                <w:rFonts w:ascii="Arial" w:hAnsi="Arial" w:eastAsia="Arial" w:cs="Arial"/>
                <w:strike w:val="1"/>
                <w:color w:val="000000" w:themeColor="text1" w:themeTint="FF" w:themeShade="FF"/>
                <w:lang w:val="es-ES"/>
              </w:rPr>
              <w:t>conforme al</w:t>
            </w:r>
            <w:r w:rsidRPr="50A704FB" w:rsidR="004A3574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 xml:space="preserve"> </w:t>
            </w:r>
            <w:r w:rsidRPr="50A704FB" w:rsidR="6DE60157">
              <w:rPr>
                <w:rFonts w:ascii="Arial" w:hAnsi="Arial" w:eastAsia="Arial" w:cs="Arial"/>
                <w:b w:val="1"/>
                <w:bCs w:val="1"/>
                <w:color w:val="00B050"/>
                <w:lang w:val="es-ES"/>
              </w:rPr>
              <w:t xml:space="preserve">según el </w:t>
            </w:r>
            <w:r w:rsidRPr="50A704FB" w:rsidR="004A3574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 xml:space="preserve">cumplimiento de los objetivos estipulados, </w:t>
            </w:r>
            <w:r w:rsidRPr="50A704FB" w:rsidR="004A3574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ES"/>
              </w:rPr>
              <w:t xml:space="preserve">dando respuesta a las necesidades </w:t>
            </w:r>
            <w:r w:rsidRPr="50A704FB" w:rsidR="004A3574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y requerimientos del cliente.</w:t>
            </w:r>
          </w:p>
          <w:p w:rsidRPr="00873BAF" w:rsidR="004A3574" w:rsidP="00873BAF" w:rsidRDefault="004A3574" w14:paraId="6E24D6EA" w14:textId="77777777">
            <w:pPr>
              <w:pStyle w:val="NormalWeb"/>
              <w:spacing w:before="0" w:beforeAutospacing="0" w:after="0" w:afterAutospacing="0"/>
              <w:jc w:val="both"/>
              <w:rPr>
                <w:color w:val="808080" w:themeColor="background1" w:themeShade="80"/>
                <w:sz w:val="20"/>
                <w:szCs w:val="20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2DD7" w:rsidP="00B963D6" w:rsidRDefault="00873BAF" w14:paraId="21FB9E5D" w14:textId="77777777">
            <w:pPr>
              <w:widowControl w:val="0"/>
              <w:rPr>
                <w:b/>
                <w:bCs/>
                <w:color w:val="000000"/>
                <w:lang w:val="es-ES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 xml:space="preserve">Colocar aquí </w:t>
            </w:r>
            <w:r w:rsidRPr="009F2929" w:rsidR="005A32A7">
              <w:rPr>
                <w:color w:val="808080" w:themeColor="background1" w:themeShade="80"/>
                <w:sz w:val="20"/>
                <w:szCs w:val="20"/>
              </w:rPr>
              <w:t>la palabra</w:t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>/frase corta destacado que aparecerá en el video acompañando esta escena</w:t>
            </w:r>
            <w:r w:rsidRPr="00E66D17" w:rsidR="00602DD7">
              <w:rPr>
                <w:b/>
                <w:bCs/>
                <w:color w:val="000000"/>
                <w:lang w:val="es-ES"/>
              </w:rPr>
              <w:t xml:space="preserve"> </w:t>
            </w:r>
          </w:p>
          <w:p w:rsidR="00602DD7" w:rsidP="00B963D6" w:rsidRDefault="00602DD7" w14:paraId="3EE88175" w14:textId="77777777">
            <w:pPr>
              <w:widowControl w:val="0"/>
              <w:rPr>
                <w:b/>
                <w:bCs/>
                <w:color w:val="000000"/>
                <w:lang w:val="es-ES"/>
              </w:rPr>
            </w:pPr>
          </w:p>
          <w:p w:rsidRPr="009F2929" w:rsidR="00873BAF" w:rsidP="1F2F1D70" w:rsidRDefault="002C75A8" w14:paraId="4DC6146F" w14:textId="4828AFCB">
            <w:pPr>
              <w:pStyle w:val="Normal"/>
              <w:widowControl w:val="0"/>
              <w:rPr>
                <w:color w:val="808080" w:themeColor="background1" w:themeTint="FF" w:themeShade="80"/>
                <w:sz w:val="20"/>
                <w:szCs w:val="20"/>
              </w:rPr>
            </w:pPr>
            <w:r w:rsidRPr="1F2F1D70" w:rsidR="6E56278F">
              <w:rPr>
                <w:rFonts w:ascii="Arial" w:hAnsi="Arial" w:eastAsia="Arial" w:cs="Arial"/>
                <w:b w:val="1"/>
                <w:bCs w:val="1"/>
                <w:color w:val="00B050"/>
                <w:lang w:val="es-ES"/>
              </w:rPr>
              <w:t>E</w:t>
            </w:r>
            <w:r w:rsidRPr="1F2F1D70" w:rsidR="40F61D71">
              <w:rPr>
                <w:rFonts w:ascii="Arial" w:hAnsi="Arial" w:eastAsia="Arial" w:cs="Arial"/>
                <w:b w:val="1"/>
                <w:bCs w:val="1"/>
                <w:color w:val="00B050"/>
                <w:lang w:val="es-ES"/>
              </w:rPr>
              <w:t xml:space="preserve">l </w:t>
            </w:r>
            <w:r w:rsidRPr="1F2F1D70" w:rsidR="40F61D71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cumplimiento de los objetivos estipulados</w:t>
            </w:r>
          </w:p>
          <w:p w:rsidRPr="009F2929" w:rsidR="00873BAF" w:rsidP="1F2F1D70" w:rsidRDefault="002C75A8" w14:paraId="4DA50CFB" w14:textId="7756D8B9">
            <w:pPr>
              <w:pStyle w:val="Normal"/>
              <w:widowControl w:val="0"/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</w:pPr>
          </w:p>
          <w:p w:rsidRPr="009F2929" w:rsidR="00873BAF" w:rsidP="1F2F1D70" w:rsidRDefault="002C75A8" w14:paraId="1655D31C" w14:textId="674CCB58">
            <w:pPr>
              <w:pStyle w:val="Normal"/>
              <w:widowControl w:val="0"/>
              <w:rPr>
                <w:color w:val="808080" w:themeColor="background1" w:themeShade="80"/>
                <w:sz w:val="20"/>
                <w:szCs w:val="20"/>
              </w:rPr>
            </w:pPr>
            <w:r w:rsidRPr="1F2F1D70" w:rsidR="2FA21428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ES"/>
              </w:rPr>
              <w:t>R</w:t>
            </w:r>
            <w:r w:rsidRPr="1F2F1D70" w:rsidR="40F61D7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ES"/>
              </w:rPr>
              <w:t xml:space="preserve">espuesta a las necesidades </w:t>
            </w:r>
            <w:r w:rsidRPr="1F2F1D70" w:rsidR="40F61D71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y requerimientos</w:t>
            </w:r>
          </w:p>
        </w:tc>
      </w:tr>
      <w:tr w:rsidRPr="009F2929" w:rsidR="00873BAF" w:rsidTr="1F2F1D70" w14:paraId="2DB2E2B9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3BAF" w:rsidP="00873BAF" w:rsidRDefault="00873BAF" w14:paraId="10D40FDE" w14:textId="7792AAB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9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9F2929" w:rsidR="00873BAF" w:rsidP="00873BAF" w:rsidRDefault="00873BAF" w14:paraId="0418D005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 xml:space="preserve">Describir como deben ser las imágenes que acompañarán la narración </w:t>
            </w:r>
          </w:p>
          <w:p w:rsidRPr="009F2929" w:rsidR="00873BAF" w:rsidP="00873BAF" w:rsidRDefault="00873BAF" w14:paraId="46F10325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</w:p>
          <w:p w:rsidRPr="009F2929" w:rsidR="00873BAF" w:rsidP="00873BAF" w:rsidRDefault="00631FFD" w14:paraId="27127D2C" w14:textId="1C860C8F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EBD20B" wp14:editId="3085EA9B">
                  <wp:extent cx="2489200" cy="1894205"/>
                  <wp:effectExtent l="0" t="0" r="6350" b="0"/>
                  <wp:docPr id="1600839428" name="Imagen 7" descr="Making decision concept. Young girl evaluates ways and strategies of development. Planning and creative process, character overcomes mental impasse, brainstorming. Cartoon flat vector illustr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aking decision concept. Young girl evaluates ways and strategies of development. Planning and creative process, character overcomes mental impasse, brainstorming. Cartoon flat vector illustr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200" cy="189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9F2929" w:rsidR="00873BAF" w:rsidP="00873BAF" w:rsidRDefault="00873BAF" w14:paraId="0B58CA45" w14:textId="77777777">
            <w:pPr>
              <w:widowControl w:val="0"/>
              <w:spacing w:line="240" w:lineRule="auto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b/>
                <w:color w:val="808080" w:themeColor="background1" w:themeShade="80"/>
                <w:sz w:val="20"/>
                <w:szCs w:val="20"/>
              </w:rPr>
              <w:t>Ruta del drive de imagen: r7_i1.png</w:t>
            </w:r>
          </w:p>
          <w:p w:rsidR="00873BAF" w:rsidP="00873BAF" w:rsidRDefault="00DF2531" w14:paraId="3887D5AA" w14:textId="485AD990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hyperlink w:history="1" r:id="rId26">
              <w:r w:rsidRPr="00975581" w:rsidR="00631FFD">
                <w:rPr>
                  <w:rStyle w:val="Hipervnculo"/>
                  <w:sz w:val="20"/>
                  <w:szCs w:val="20"/>
                </w:rPr>
                <w:t>https://stock.adobe.com/images/making-decision-concept-young-girl-evaluates-ways-and-strategies-of-development-planning-and-creative-process-character-overcomes-mental-impasse-brainstorming-cartoon-flat-vector-illustration/522372900</w:t>
              </w:r>
            </w:hyperlink>
          </w:p>
          <w:p w:rsidRPr="009F2929" w:rsidR="00631FFD" w:rsidP="00873BAF" w:rsidRDefault="00631FFD" w14:paraId="07CA1142" w14:textId="1ACDA060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3BAF" w:rsidP="00873BAF" w:rsidRDefault="00873BAF" w14:paraId="60E61CE8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>Colocar el texto que será narrado (máximo 25 palabras)</w:t>
            </w:r>
          </w:p>
          <w:p w:rsidR="00873BAF" w:rsidP="00873BAF" w:rsidRDefault="00873BAF" w14:paraId="76EFED69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</w:p>
          <w:p w:rsidRPr="00E66D17" w:rsidR="004A3574" w:rsidP="004A3574" w:rsidRDefault="004A3574" w14:paraId="080A3A6A" w14:textId="77777777">
            <w:pPr>
              <w:pStyle w:val="NormalWeb"/>
              <w:spacing w:before="0" w:beforeAutospacing="0" w:after="0" w:afterAutospacing="0"/>
              <w:jc w:val="both"/>
              <w:rPr>
                <w:b/>
                <w:bCs/>
              </w:rPr>
            </w:pPr>
            <w:r w:rsidRPr="00873BAF">
              <w:rPr>
                <w:rFonts w:ascii="Arial" w:hAnsi="Arial" w:eastAsia="Arial" w:cs="Arial"/>
                <w:color w:val="000000"/>
                <w:lang w:val="es-ES"/>
              </w:rPr>
              <w:t xml:space="preserve">Para este fin, es preciso identificar los conceptos, componentes y aplicabilidad de la </w:t>
            </w:r>
            <w:r w:rsidRPr="00E66D17">
              <w:rPr>
                <w:rFonts w:ascii="Arial" w:hAnsi="Arial" w:eastAsia="Arial" w:cs="Arial"/>
                <w:b/>
                <w:bCs/>
                <w:color w:val="000000"/>
                <w:lang w:val="es-ES"/>
              </w:rPr>
              <w:t>evaluación y acciones de mejora en los eventos deportivos.</w:t>
            </w:r>
          </w:p>
          <w:p w:rsidRPr="00873BAF" w:rsidR="00873BAF" w:rsidP="00873BAF" w:rsidRDefault="00873BAF" w14:paraId="1DC461FB" w14:textId="77777777">
            <w:pPr>
              <w:pStyle w:val="NormalWeb"/>
              <w:spacing w:before="0" w:beforeAutospacing="0" w:after="0" w:afterAutospacing="0"/>
              <w:jc w:val="both"/>
              <w:rPr>
                <w:color w:val="808080" w:themeColor="background1" w:themeShade="80"/>
                <w:sz w:val="20"/>
                <w:szCs w:val="20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3BAF" w:rsidP="00873BAF" w:rsidRDefault="00873BAF" w14:paraId="7409FE7D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 xml:space="preserve">Colocar aquí </w:t>
            </w:r>
            <w:r w:rsidRPr="009F2929" w:rsidR="005A32A7">
              <w:rPr>
                <w:color w:val="808080" w:themeColor="background1" w:themeShade="80"/>
                <w:sz w:val="20"/>
                <w:szCs w:val="20"/>
              </w:rPr>
              <w:t>la palabra</w:t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>/frase corta destacado que aparecerá en el video acompañando esta escena</w:t>
            </w:r>
          </w:p>
          <w:p w:rsidR="00631FFD" w:rsidP="00873BAF" w:rsidRDefault="00631FFD" w14:paraId="2647FE56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</w:p>
          <w:p w:rsidRPr="009F2929" w:rsidR="00631FFD" w:rsidP="1F2F1D70" w:rsidRDefault="002C75A8" w14:paraId="0F201EBD" w14:textId="13A95581">
            <w:pPr>
              <w:pStyle w:val="NormalWeb"/>
              <w:widowControl w:val="0"/>
              <w:spacing w:before="0" w:beforeAutospacing="off" w:after="0" w:afterAutospacing="off"/>
              <w:jc w:val="both"/>
              <w:rPr>
                <w:b w:val="1"/>
                <w:bCs w:val="1"/>
              </w:rPr>
            </w:pPr>
            <w:r w:rsidRPr="1F2F1D70" w:rsidR="2667AEB1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I</w:t>
            </w:r>
            <w:r w:rsidRPr="1F2F1D70" w:rsidR="444DE1F1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dentificar</w:t>
            </w:r>
          </w:p>
          <w:p w:rsidRPr="009F2929" w:rsidR="00631FFD" w:rsidP="1F2F1D70" w:rsidRDefault="002C75A8" w14:paraId="7355B478" w14:textId="606F9B50">
            <w:pPr>
              <w:pStyle w:val="NormalWeb"/>
              <w:widowControl w:val="0"/>
              <w:numPr>
                <w:ilvl w:val="0"/>
                <w:numId w:val="8"/>
              </w:numPr>
              <w:spacing w:before="0" w:beforeAutospacing="off" w:after="0" w:afterAutospacing="off"/>
              <w:jc w:val="both"/>
              <w:rPr>
                <w:b w:val="1"/>
                <w:bCs w:val="1"/>
              </w:rPr>
            </w:pPr>
            <w:r w:rsidRPr="1F2F1D70" w:rsidR="3076E645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C</w:t>
            </w:r>
            <w:r w:rsidRPr="1F2F1D70" w:rsidR="444DE1F1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onceptos</w:t>
            </w:r>
          </w:p>
          <w:p w:rsidRPr="009F2929" w:rsidR="00631FFD" w:rsidP="1F2F1D70" w:rsidRDefault="002C75A8" w14:paraId="1B1E9701" w14:textId="71693BFE">
            <w:pPr>
              <w:pStyle w:val="NormalWeb"/>
              <w:widowControl w:val="0"/>
              <w:numPr>
                <w:ilvl w:val="0"/>
                <w:numId w:val="8"/>
              </w:numPr>
              <w:spacing w:before="0" w:beforeAutospacing="off" w:after="0" w:afterAutospacing="off"/>
              <w:jc w:val="both"/>
              <w:rPr>
                <w:b w:val="1"/>
                <w:bCs w:val="1"/>
              </w:rPr>
            </w:pPr>
            <w:r w:rsidRPr="1F2F1D70" w:rsidR="0D0845C9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C</w:t>
            </w:r>
            <w:r w:rsidRPr="1F2F1D70" w:rsidR="444DE1F1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omponentes</w:t>
            </w:r>
          </w:p>
          <w:p w:rsidRPr="009F2929" w:rsidR="00631FFD" w:rsidP="1F2F1D70" w:rsidRDefault="002C75A8" w14:paraId="11EF8AF7" w14:textId="5A6207D2">
            <w:pPr>
              <w:pStyle w:val="NormalWeb"/>
              <w:widowControl w:val="0"/>
              <w:numPr>
                <w:ilvl w:val="0"/>
                <w:numId w:val="8"/>
              </w:numPr>
              <w:spacing w:before="0" w:beforeAutospacing="off" w:after="0" w:afterAutospacing="off"/>
              <w:jc w:val="both"/>
              <w:rPr>
                <w:b w:val="1"/>
                <w:bCs w:val="1"/>
              </w:rPr>
            </w:pPr>
            <w:r w:rsidRPr="1F2F1D70" w:rsidR="1F6FF9E9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Ap</w:t>
            </w:r>
            <w:r w:rsidRPr="1F2F1D70" w:rsidR="444DE1F1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licabilidad</w:t>
            </w:r>
          </w:p>
        </w:tc>
      </w:tr>
      <w:tr w:rsidRPr="009F2929" w:rsidR="00873BAF" w:rsidTr="1F2F1D70" w14:paraId="24F06F12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3BAF" w:rsidP="00B963D6" w:rsidRDefault="00873BAF" w14:paraId="50ACA598" w14:textId="362CDF08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10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9F2929" w:rsidR="00873BAF" w:rsidP="00B963D6" w:rsidRDefault="00873BAF" w14:paraId="0A599429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 xml:space="preserve">Describir como deben ser las imágenes que acompañarán la narración </w:t>
            </w:r>
          </w:p>
          <w:p w:rsidRPr="009F2929" w:rsidR="00873BAF" w:rsidP="00B963D6" w:rsidRDefault="00873BAF" w14:paraId="29959780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</w:p>
          <w:p w:rsidRPr="009F2929" w:rsidR="00873BAF" w:rsidP="00B963D6" w:rsidRDefault="00631FFD" w14:paraId="6AE1E296" w14:textId="218439C1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F711C0A" wp14:editId="101F72CF">
                  <wp:extent cx="2489200" cy="1448435"/>
                  <wp:effectExtent l="0" t="0" r="6350" b="0"/>
                  <wp:docPr id="1474452042" name="Imagen 8" descr="Fill in test sheet with a check and cross. Get an A+ on exam or class promotion test. Verify exam results. Flat vector illustration for landing page, web, website, banner, mobile apps, flyer, pos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Fill in test sheet with a check and cross. Get an A+ on exam or class promotion test. Verify exam results. Flat vector illustration for landing page, web, website, banner, mobile apps, flyer, pos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200" cy="1448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3BAF" w:rsidP="00B963D6" w:rsidRDefault="00873BAF" w14:paraId="76BE9391" w14:textId="77777777">
            <w:pPr>
              <w:widowControl w:val="0"/>
              <w:spacing w:line="240" w:lineRule="auto"/>
              <w:rPr>
                <w:b/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b/>
                <w:color w:val="808080" w:themeColor="background1" w:themeShade="80"/>
                <w:sz w:val="20"/>
                <w:szCs w:val="20"/>
              </w:rPr>
              <w:t>Ruta del drive de imagen: r7_i1.png</w:t>
            </w:r>
          </w:p>
          <w:p w:rsidRPr="009F2929" w:rsidR="00631FFD" w:rsidP="00B963D6" w:rsidRDefault="00DF2531" w14:paraId="20F7E608" w14:textId="5D75B595">
            <w:pPr>
              <w:widowControl w:val="0"/>
              <w:spacing w:line="240" w:lineRule="auto"/>
              <w:rPr>
                <w:i/>
                <w:color w:val="808080" w:themeColor="background1" w:themeShade="80"/>
                <w:sz w:val="20"/>
                <w:szCs w:val="20"/>
              </w:rPr>
            </w:pPr>
            <w:hyperlink w:history="1" r:id="rId28">
              <w:r w:rsidRPr="00975581" w:rsidR="00631FFD">
                <w:rPr>
                  <w:rStyle w:val="Hipervnculo"/>
                  <w:i/>
                  <w:sz w:val="20"/>
                  <w:szCs w:val="20"/>
                </w:rPr>
                <w:t>https://stock.adobe.com/images/fill-in-test-sheet-with-a-check-and-cross-get-an-a-on-exam-or-class-promotion-test-verify-exam-results-flat-vector-illustration-for-landing-page-web-website-banner-mobile-apps-flyer-poster/616535842</w:t>
              </w:r>
            </w:hyperlink>
            <w:r w:rsidR="00631FFD">
              <w:rPr>
                <w:i/>
                <w:color w:val="808080" w:themeColor="background1" w:themeShade="80"/>
                <w:sz w:val="20"/>
                <w:szCs w:val="20"/>
              </w:rPr>
              <w:t xml:space="preserve"> </w:t>
            </w:r>
          </w:p>
          <w:p w:rsidRPr="009F2929" w:rsidR="00873BAF" w:rsidP="00B963D6" w:rsidRDefault="00873BAF" w14:paraId="08302448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3BAF" w:rsidP="00B963D6" w:rsidRDefault="00873BAF" w14:paraId="39EC8259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>Colocar el texto que será narrado (máximo 25 palabras)</w:t>
            </w:r>
          </w:p>
          <w:p w:rsidR="00873BAF" w:rsidP="00B963D6" w:rsidRDefault="00873BAF" w14:paraId="41515FE8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</w:p>
          <w:p w:rsidRPr="006851DC" w:rsidR="00703D87" w:rsidP="50A704FB" w:rsidRDefault="00703D87" w14:paraId="1796F026" w14:textId="4FED7CD3">
            <w:pPr>
              <w:pStyle w:val="NormalWeb"/>
              <w:spacing w:before="0" w:beforeAutospacing="off" w:after="0" w:afterAutospacing="off"/>
            </w:pPr>
            <w:r w:rsidRPr="50A704FB" w:rsidR="00703D87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Evaluar el evento y establecer las acciones de mejora,</w:t>
            </w:r>
            <w:r w:rsidRPr="50A704FB" w:rsidR="00703D87">
              <w:rPr>
                <w:rFonts w:ascii="Arial" w:hAnsi="Arial" w:eastAsia="Arial" w:cs="Arial"/>
                <w:strike w:val="1"/>
                <w:color w:val="000000" w:themeColor="text1" w:themeTint="FF" w:themeShade="FF"/>
                <w:lang w:val="es-ES"/>
              </w:rPr>
              <w:t xml:space="preserve"> frente a:</w:t>
            </w:r>
            <w:r w:rsidRPr="50A704FB" w:rsidR="00703D87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 xml:space="preserve"> </w:t>
            </w:r>
            <w:r w:rsidRPr="50A704FB" w:rsidR="0E66B016">
              <w:rPr>
                <w:rFonts w:ascii="Arial" w:hAnsi="Arial" w:eastAsia="Arial" w:cs="Arial"/>
                <w:b w:val="1"/>
                <w:bCs w:val="1"/>
                <w:color w:val="00B050"/>
                <w:lang w:val="es-ES"/>
              </w:rPr>
              <w:t>en los siguientes aspectos:</w:t>
            </w:r>
          </w:p>
          <w:p w:rsidRPr="00E66D17" w:rsidR="00873BAF" w:rsidP="00E66D17" w:rsidRDefault="00873BAF" w14:paraId="4948BA66" w14:textId="77777777">
            <w:pPr>
              <w:rPr>
                <w:color w:val="808080" w:themeColor="background1" w:themeShade="80"/>
                <w:sz w:val="20"/>
                <w:szCs w:val="20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FFD" w:rsidP="00631FFD" w:rsidRDefault="00873BAF" w14:paraId="75F41970" w14:textId="77777777">
            <w:pPr>
              <w:pStyle w:val="NormalWeb"/>
              <w:spacing w:before="0" w:beforeAutospacing="0" w:after="0" w:afterAutospacing="0"/>
              <w:rPr>
                <w:rFonts w:ascii="Arial" w:hAnsi="Arial" w:eastAsia="Arial" w:cs="Arial"/>
                <w:b/>
                <w:bCs/>
                <w:color w:val="000000"/>
                <w:lang w:val="es-ES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 xml:space="preserve">Colocar aquí </w:t>
            </w:r>
            <w:r w:rsidRPr="009F2929" w:rsidR="005A32A7">
              <w:rPr>
                <w:color w:val="808080" w:themeColor="background1" w:themeShade="80"/>
                <w:sz w:val="20"/>
                <w:szCs w:val="20"/>
              </w:rPr>
              <w:t>la palabra</w:t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>/frase corta destacado que aparecerá en el video acompañando esta escena</w:t>
            </w:r>
            <w:r w:rsidRPr="00E66D17" w:rsidR="00631FFD">
              <w:rPr>
                <w:rFonts w:ascii="Arial" w:hAnsi="Arial" w:eastAsia="Arial" w:cs="Arial"/>
                <w:b/>
                <w:bCs/>
                <w:color w:val="000000"/>
                <w:lang w:val="es-ES"/>
              </w:rPr>
              <w:t xml:space="preserve"> </w:t>
            </w:r>
          </w:p>
          <w:p w:rsidR="00631FFD" w:rsidP="00631FFD" w:rsidRDefault="00631FFD" w14:paraId="5778FBF5" w14:textId="77777777">
            <w:pPr>
              <w:pStyle w:val="NormalWeb"/>
              <w:spacing w:before="0" w:beforeAutospacing="0" w:after="0" w:afterAutospacing="0"/>
              <w:rPr>
                <w:rFonts w:ascii="Arial" w:hAnsi="Arial" w:eastAsia="Arial" w:cs="Arial"/>
                <w:b/>
                <w:bCs/>
                <w:color w:val="000000"/>
                <w:lang w:val="es-ES"/>
              </w:rPr>
            </w:pPr>
          </w:p>
          <w:p w:rsidRPr="00703D87" w:rsidR="00631FFD" w:rsidP="1F2F1D70" w:rsidRDefault="00631FFD" w14:paraId="707F5C22" w14:textId="1FBB74BC">
            <w:pPr>
              <w:pStyle w:val="NormalWeb"/>
              <w:spacing w:before="0" w:beforeAutospacing="off" w:after="0" w:afterAutospacing="off"/>
              <w:rPr>
                <w:rFonts w:ascii="Arial" w:hAnsi="Arial" w:eastAsia="Arial" w:cs="Arial"/>
                <w:b w:val="1"/>
                <w:bCs w:val="1"/>
                <w:color w:val="00B050"/>
                <w:lang w:val="es-ES"/>
              </w:rPr>
            </w:pPr>
            <w:r w:rsidRPr="1F2F1D70" w:rsidR="59409B00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E</w:t>
            </w:r>
            <w:r w:rsidRPr="1F2F1D70" w:rsidR="7912EDFF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stablecer las acciones de mejora</w:t>
            </w:r>
          </w:p>
          <w:p w:rsidRPr="00703D87" w:rsidR="00631FFD" w:rsidP="1F2F1D70" w:rsidRDefault="00631FFD" w14:paraId="0EFD7370" w14:textId="45629F03">
            <w:pPr>
              <w:pStyle w:val="NormalWeb"/>
              <w:spacing w:before="0" w:beforeAutospacing="off" w:after="0" w:afterAutospacing="off"/>
            </w:pPr>
            <w:r w:rsidRPr="1F2F1D70" w:rsidR="00631FFD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 xml:space="preserve"> </w:t>
            </w:r>
          </w:p>
          <w:p w:rsidRPr="009F2929" w:rsidR="00873BAF" w:rsidP="00B963D6" w:rsidRDefault="00873BAF" w14:paraId="0623C2AF" w14:textId="2C42513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</w:p>
        </w:tc>
      </w:tr>
      <w:tr w:rsidRPr="009F2929" w:rsidR="004A3574" w:rsidTr="1F2F1D70" w14:paraId="33A5198B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A3574" w:rsidP="00B963D6" w:rsidRDefault="004A3574" w14:paraId="3BFA6525" w14:textId="5E1ADEC5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11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9F2929" w:rsidR="004A3574" w:rsidP="00B963D6" w:rsidRDefault="004A3574" w14:paraId="10070640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 xml:space="preserve">Describir como deben ser las imágenes que acompañarán la narración </w:t>
            </w:r>
          </w:p>
          <w:p w:rsidRPr="009F2929" w:rsidR="004A3574" w:rsidP="00B963D6" w:rsidRDefault="004A3574" w14:paraId="78877580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</w:p>
          <w:p w:rsidRPr="009F2929" w:rsidR="004A3574" w:rsidP="00B963D6" w:rsidRDefault="00233864" w14:paraId="7FB3AECD" w14:textId="6EFAB4BB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2082D88" wp14:editId="562BF249">
                  <wp:extent cx="2489200" cy="1657985"/>
                  <wp:effectExtent l="0" t="0" r="6350" b="0"/>
                  <wp:docPr id="1460847859" name="Imagen 12" descr="Atleta corriendo y médicos de personas diminutas que tratan lesiones. medicina deportiva, servicios médicos deportivos, concepto de especialista médico deportivo. ilustración aislada del vector azul coral rosado ros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Atleta corriendo y médicos de personas diminutas que tratan lesiones. medicina deportiva, servicios médicos deportivos, concepto de especialista médico deportivo. ilustración aislada del vector azul coral rosado rosa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200" cy="1657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9F2929" w:rsidR="004A3574" w:rsidP="00B963D6" w:rsidRDefault="004A3574" w14:paraId="2B45DFB1" w14:textId="77777777">
            <w:pPr>
              <w:widowControl w:val="0"/>
              <w:spacing w:line="240" w:lineRule="auto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b/>
                <w:color w:val="808080" w:themeColor="background1" w:themeShade="80"/>
                <w:sz w:val="20"/>
                <w:szCs w:val="20"/>
              </w:rPr>
              <w:t>Ruta del drive de imagen: r7_i1.png</w:t>
            </w:r>
          </w:p>
          <w:p w:rsidRPr="009F2929" w:rsidR="004A3574" w:rsidP="00B963D6" w:rsidRDefault="00DF2531" w14:paraId="32A34E76" w14:textId="491AB8AA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hyperlink w:history="1" w:anchor="query=eficiencia%20deportiva&amp;position=1&amp;from_view=search&amp;track=ais" r:id="rId30">
              <w:r w:rsidRPr="00975581" w:rsidR="00233864">
                <w:rPr>
                  <w:rStyle w:val="Hipervnculo"/>
                  <w:sz w:val="20"/>
                  <w:szCs w:val="20"/>
                </w:rPr>
                <w:t>https://www.freepik.es/vector-gratis/atleta-corriendo-medicos-personas-diminutas-que-tratan-lesiones-medicina-deportiva-servicios-medicos-deportivos-concepto-especialista-medico-deportivo-ilustracion-aislada-vector-azul-coral-rosado-rosado_11667027.htm#query=eficiencia%20deportiva&amp;position=1&amp;from_view=search&amp;track=ais</w:t>
              </w:r>
            </w:hyperlink>
            <w:r w:rsidR="00233864">
              <w:rPr>
                <w:color w:val="808080" w:themeColor="background1" w:themeShade="80"/>
                <w:sz w:val="20"/>
                <w:szCs w:val="20"/>
              </w:rPr>
              <w:t xml:space="preserve"> 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A3574" w:rsidP="00B963D6" w:rsidRDefault="004A3574" w14:paraId="3E05D172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>Colocar el texto que será narrado (máximo 25 palabras)</w:t>
            </w:r>
          </w:p>
          <w:p w:rsidR="004A3574" w:rsidP="00B963D6" w:rsidRDefault="004A3574" w14:paraId="0040CE52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</w:p>
          <w:p w:rsidRPr="006851DC" w:rsidR="00703D87" w:rsidP="00703D87" w:rsidRDefault="00703D87" w14:paraId="5DC2DABC" w14:textId="77777777">
            <w:pPr>
              <w:pStyle w:val="Prrafodelista"/>
              <w:numPr>
                <w:ilvl w:val="0"/>
                <w:numId w:val="1"/>
              </w:numPr>
              <w:rPr>
                <w:color w:val="000000"/>
              </w:rPr>
            </w:pPr>
            <w:r w:rsidRPr="1F2F1D70" w:rsidR="00703D87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ES"/>
              </w:rPr>
              <w:t>Eficiencia:</w:t>
            </w:r>
            <w:r w:rsidRPr="1F2F1D70" w:rsidR="00703D87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 xml:space="preserve"> relación entre el resultado alcanzado y los recursos utilizados.</w:t>
            </w:r>
          </w:p>
          <w:p w:rsidR="1F2F1D70" w:rsidP="1F2F1D70" w:rsidRDefault="1F2F1D70" w14:paraId="64D02F92" w14:textId="69F0865D">
            <w:pPr>
              <w:pStyle w:val="Normal"/>
              <w:ind w:left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</w:p>
          <w:p w:rsidRPr="006851DC" w:rsidR="00703D87" w:rsidP="00703D87" w:rsidRDefault="00703D87" w14:paraId="4E397E91" w14:textId="77777777">
            <w:pPr>
              <w:pStyle w:val="Prrafodelista"/>
              <w:numPr>
                <w:ilvl w:val="0"/>
                <w:numId w:val="1"/>
              </w:numPr>
              <w:rPr>
                <w:color w:val="000000"/>
              </w:rPr>
            </w:pPr>
            <w:r w:rsidRPr="005D3BDA">
              <w:rPr>
                <w:rFonts w:ascii="Arial" w:hAnsi="Arial" w:eastAsia="Arial" w:cs="Arial"/>
                <w:b/>
                <w:bCs/>
                <w:color w:val="000000"/>
                <w:lang w:val="es-ES"/>
              </w:rPr>
              <w:t>Retroalimentación:</w:t>
            </w:r>
            <w:r w:rsidRPr="006851DC">
              <w:rPr>
                <w:rFonts w:ascii="Arial" w:hAnsi="Arial" w:eastAsia="Arial" w:cs="Arial"/>
                <w:color w:val="000000"/>
                <w:lang w:val="es-ES"/>
              </w:rPr>
              <w:t xml:space="preserve"> opiniones, comentarios y muestras de interés acerca del proceso.</w:t>
            </w:r>
          </w:p>
          <w:p w:rsidRPr="006851DC" w:rsidR="00703D87" w:rsidP="00703D87" w:rsidRDefault="00703D87" w14:paraId="57A2C343" w14:textId="51A1FB7B">
            <w:pPr>
              <w:pStyle w:val="Prrafodelista"/>
              <w:rPr>
                <w:color w:val="000000"/>
              </w:rPr>
            </w:pPr>
          </w:p>
          <w:p w:rsidRPr="00873BAF" w:rsidR="004A3574" w:rsidP="00703D87" w:rsidRDefault="004A3574" w14:paraId="5137D357" w14:textId="77777777">
            <w:pPr>
              <w:pStyle w:val="Prrafodelista"/>
              <w:rPr>
                <w:color w:val="808080" w:themeColor="background1" w:themeShade="80"/>
                <w:sz w:val="20"/>
                <w:szCs w:val="20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A3574" w:rsidP="00B963D6" w:rsidRDefault="004A3574" w14:paraId="11229FC0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 xml:space="preserve">Colocar aquí </w:t>
            </w:r>
            <w:r w:rsidRPr="009F2929" w:rsidR="005A32A7">
              <w:rPr>
                <w:color w:val="808080" w:themeColor="background1" w:themeShade="80"/>
                <w:sz w:val="20"/>
                <w:szCs w:val="20"/>
              </w:rPr>
              <w:t>la palabra</w:t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>/frase corta destacado que aparecerá en el video acompañando esta escena</w:t>
            </w:r>
          </w:p>
          <w:p w:rsidR="00233864" w:rsidP="00B963D6" w:rsidRDefault="00233864" w14:paraId="4882AE27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</w:p>
          <w:p w:rsidRPr="000F6F8A" w:rsidR="000F6F8A" w:rsidP="1F2F1D70" w:rsidRDefault="00233864" w14:paraId="74FFFC5A" w14:textId="0BA43B29">
            <w:pPr>
              <w:pStyle w:val="Normal"/>
              <w:widowControl w:val="0"/>
              <w:rPr>
                <w:color w:val="FF0000" w:themeColor="background1" w:themeShade="80"/>
                <w:sz w:val="20"/>
                <w:szCs w:val="20"/>
              </w:rPr>
            </w:pPr>
            <w:r w:rsidRPr="1F2F1D70" w:rsidR="6E2357BE">
              <w:rPr>
                <w:color w:val="FF0000"/>
                <w:sz w:val="20"/>
                <w:szCs w:val="20"/>
              </w:rPr>
              <w:t>(Viene de la escena 10)</w:t>
            </w:r>
          </w:p>
          <w:p w:rsidRPr="000F6F8A" w:rsidR="000F6F8A" w:rsidP="1F2F1D70" w:rsidRDefault="00233864" w14:paraId="1BD66EA4" w14:textId="7FB0DE93">
            <w:pPr>
              <w:pStyle w:val="Prrafodelista"/>
              <w:widowControl w:val="0"/>
              <w:numPr>
                <w:ilvl w:val="0"/>
                <w:numId w:val="4"/>
              </w:numPr>
              <w:rPr>
                <w:color w:val="000000" w:themeColor="text1" w:themeTint="FF" w:themeShade="FF"/>
              </w:rPr>
            </w:pPr>
            <w:commentRangeStart w:id="385328309"/>
            <w:r w:rsidRPr="1F2F1D70" w:rsidR="7C35BCFC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ES"/>
              </w:rPr>
              <w:t>Eficiencia</w:t>
            </w:r>
          </w:p>
          <w:p w:rsidRPr="000F6F8A" w:rsidR="000F6F8A" w:rsidP="1F2F1D70" w:rsidRDefault="00233864" w14:paraId="199823FD" w14:textId="049C2DD0">
            <w:pPr>
              <w:pStyle w:val="Normal"/>
              <w:widowControl w:val="0"/>
              <w:ind w:left="0"/>
              <w:rPr>
                <w:color w:val="000000" w:themeColor="text1" w:themeTint="FF" w:themeShade="FF"/>
              </w:rPr>
            </w:pPr>
            <w:r w:rsidRPr="1F2F1D70" w:rsidR="56989E7D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E</w:t>
            </w:r>
            <w:r w:rsidRPr="1F2F1D70" w:rsidR="7C35BCFC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l resultado alcanzado</w:t>
            </w:r>
          </w:p>
          <w:p w:rsidRPr="000F6F8A" w:rsidR="000F6F8A" w:rsidP="1F2F1D70" w:rsidRDefault="00233864" w14:paraId="43FA7B01" w14:textId="672363C4">
            <w:pPr>
              <w:pStyle w:val="Normal"/>
              <w:widowControl w:val="0"/>
              <w:ind w:left="0"/>
              <w:rPr>
                <w:color w:val="000000" w:themeColor="text1" w:themeTint="FF" w:themeShade="FF"/>
              </w:rPr>
            </w:pPr>
            <w:r w:rsidRPr="1F2F1D70" w:rsidR="5C7B02BF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L</w:t>
            </w:r>
            <w:r w:rsidRPr="1F2F1D70" w:rsidR="7C35BCFC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os recursos utilizados</w:t>
            </w:r>
            <w:commentRangeEnd w:id="385328309"/>
            <w:r>
              <w:rPr>
                <w:rStyle w:val="CommentReference"/>
              </w:rPr>
              <w:commentReference w:id="385328309"/>
            </w:r>
          </w:p>
          <w:p w:rsidRPr="000F6F8A" w:rsidR="000F6F8A" w:rsidP="1F2F1D70" w:rsidRDefault="00233864" w14:paraId="4F10700D" w14:textId="007AB28A">
            <w:pPr>
              <w:pStyle w:val="Normal"/>
              <w:widowControl w:val="0"/>
              <w:ind w:left="0"/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</w:pPr>
          </w:p>
          <w:p w:rsidRPr="000F6F8A" w:rsidR="000F6F8A" w:rsidP="1F2F1D70" w:rsidRDefault="00233864" w14:paraId="10F28584" w14:textId="3DB296B3">
            <w:pPr>
              <w:pStyle w:val="Prrafodelista"/>
              <w:widowControl w:val="0"/>
              <w:numPr>
                <w:ilvl w:val="0"/>
                <w:numId w:val="4"/>
              </w:numP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1F2F1D70" w:rsidR="7C35BCFC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ES"/>
              </w:rPr>
              <w:t>Retroalimentación</w:t>
            </w:r>
            <w:r w:rsidRPr="1F2F1D70" w:rsidR="7C35BCFC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 xml:space="preserve"> </w:t>
            </w:r>
          </w:p>
          <w:p w:rsidRPr="000F6F8A" w:rsidR="000F6F8A" w:rsidP="1F2F1D70" w:rsidRDefault="00233864" w14:paraId="543AF108" w14:textId="742C7DAE">
            <w:pPr>
              <w:pStyle w:val="Prrafodelista"/>
              <w:widowControl w:val="0"/>
              <w:numPr>
                <w:ilvl w:val="1"/>
                <w:numId w:val="4"/>
              </w:numP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1F2F1D70" w:rsidR="3B494336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O</w:t>
            </w:r>
            <w:r w:rsidRPr="1F2F1D70" w:rsidR="7C35BCFC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piniones</w:t>
            </w:r>
          </w:p>
          <w:p w:rsidRPr="000F6F8A" w:rsidR="000F6F8A" w:rsidP="1F2F1D70" w:rsidRDefault="00233864" w14:paraId="26A7A7F2" w14:textId="3BE380F6">
            <w:pPr>
              <w:pStyle w:val="Prrafodelista"/>
              <w:widowControl w:val="0"/>
              <w:numPr>
                <w:ilvl w:val="1"/>
                <w:numId w:val="4"/>
              </w:numP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1F2F1D70" w:rsidR="269AB4D8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C</w:t>
            </w:r>
            <w:r w:rsidRPr="1F2F1D70" w:rsidR="7C35BCFC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omentarios</w:t>
            </w:r>
          </w:p>
          <w:p w:rsidRPr="000F6F8A" w:rsidR="000F6F8A" w:rsidP="1F2F1D70" w:rsidRDefault="00233864" w14:paraId="65B3893F" w14:textId="1E686BE2">
            <w:pPr>
              <w:pStyle w:val="Prrafodelista"/>
              <w:widowControl w:val="0"/>
              <w:numPr>
                <w:ilvl w:val="1"/>
                <w:numId w:val="4"/>
              </w:numP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1F2F1D70" w:rsidR="0F53EF0F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M</w:t>
            </w:r>
            <w:r w:rsidRPr="1F2F1D70" w:rsidR="7C35BCFC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 xml:space="preserve">uestras de interés </w:t>
            </w:r>
          </w:p>
        </w:tc>
      </w:tr>
      <w:tr w:rsidRPr="009F2929" w:rsidR="004A3574" w:rsidTr="1F2F1D70" w14:paraId="256B4AEC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A3574" w:rsidP="00B963D6" w:rsidRDefault="004A3574" w14:paraId="2B0AE4CC" w14:textId="20064808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12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9F2929" w:rsidR="004A3574" w:rsidP="00B963D6" w:rsidRDefault="004A3574" w14:paraId="5BF830E3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 xml:space="preserve">Describir como deben ser las imágenes que acompañarán la narración </w:t>
            </w:r>
          </w:p>
          <w:p w:rsidRPr="009F2929" w:rsidR="004A3574" w:rsidP="00B963D6" w:rsidRDefault="004A3574" w14:paraId="5B7858F1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</w:p>
          <w:p w:rsidRPr="009F2929" w:rsidR="004A3574" w:rsidP="00B963D6" w:rsidRDefault="00233864" w14:paraId="32F905A5" w14:textId="4FB9B33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3ED3E08" wp14:editId="3C02BA81">
                  <wp:extent cx="2489200" cy="2489200"/>
                  <wp:effectExtent l="0" t="0" r="6350" b="6350"/>
                  <wp:docPr id="936398957" name="Imagen 10" descr="Ilustración de concepto de estadísticas de fitne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Ilustración de concepto de estadísticas de fitne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200" cy="248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9F2929" w:rsidR="004A3574" w:rsidP="00B963D6" w:rsidRDefault="004A3574" w14:paraId="165A5A98" w14:textId="77777777">
            <w:pPr>
              <w:widowControl w:val="0"/>
              <w:spacing w:line="240" w:lineRule="auto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b/>
                <w:color w:val="808080" w:themeColor="background1" w:themeShade="80"/>
                <w:sz w:val="20"/>
                <w:szCs w:val="20"/>
              </w:rPr>
              <w:t>Ruta del drive de imagen: r7_i1.png</w:t>
            </w:r>
          </w:p>
          <w:p w:rsidRPr="009F2929" w:rsidR="004A3574" w:rsidP="00B963D6" w:rsidRDefault="00DF2531" w14:paraId="23522FEB" w14:textId="7518D8AD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hyperlink w:history="1" w:anchor="query=rendimiento%20deportivo&amp;position=5&amp;from_view=search&amp;track=ais" r:id="rId32">
              <w:r w:rsidRPr="00BB3C7F" w:rsidR="00836B3A">
                <w:rPr>
                  <w:rStyle w:val="Hipervnculo"/>
                  <w:sz w:val="20"/>
                  <w:szCs w:val="20"/>
                </w:rPr>
                <w:t>https://www.freepik.es/vector-gratis/ilustracion-concepto-estadisticas-fitness_12704413.htm#query=rendimiento%20deportivo&amp;position=5&amp;from_view=search&amp;track=ais</w:t>
              </w:r>
            </w:hyperlink>
            <w:r w:rsidR="00836B3A">
              <w:rPr>
                <w:color w:val="808080" w:themeColor="background1" w:themeShade="80"/>
                <w:sz w:val="20"/>
                <w:szCs w:val="20"/>
              </w:rPr>
              <w:t xml:space="preserve"> 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A3574" w:rsidP="00B963D6" w:rsidRDefault="004A3574" w14:paraId="230514C7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>Colocar el texto que será narrado (máximo 25 palabras)</w:t>
            </w:r>
          </w:p>
          <w:p w:rsidR="004A3574" w:rsidP="00B963D6" w:rsidRDefault="004A3574" w14:paraId="14FAD7EF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</w:p>
          <w:p w:rsidRPr="00703D87" w:rsidR="00703D87" w:rsidP="00703D87" w:rsidRDefault="00703D87" w14:paraId="770634CE" w14:textId="77777777">
            <w:pPr>
              <w:pStyle w:val="Prrafodelista"/>
              <w:numPr>
                <w:ilvl w:val="0"/>
                <w:numId w:val="1"/>
              </w:numPr>
              <w:rPr>
                <w:color w:val="000000"/>
              </w:rPr>
            </w:pPr>
            <w:r w:rsidRPr="00703D87">
              <w:rPr>
                <w:rFonts w:ascii="Arial" w:hAnsi="Arial" w:eastAsia="Arial" w:cs="Arial"/>
                <w:b/>
                <w:bCs/>
                <w:color w:val="000000"/>
                <w:lang w:val="es-ES"/>
              </w:rPr>
              <w:t xml:space="preserve">Rendimiento: </w:t>
            </w:r>
            <w:r w:rsidRPr="00F92E55">
              <w:rPr>
                <w:rFonts w:ascii="Arial" w:hAnsi="Arial" w:eastAsia="Arial" w:cs="Arial"/>
                <w:b/>
                <w:bCs/>
                <w:color w:val="000000"/>
                <w:lang w:val="es-ES"/>
              </w:rPr>
              <w:t>medida de lo alcanzado por un individuo</w:t>
            </w:r>
            <w:r w:rsidRPr="00703D87">
              <w:rPr>
                <w:rFonts w:ascii="Arial" w:hAnsi="Arial" w:eastAsia="Arial" w:cs="Arial"/>
                <w:color w:val="000000"/>
                <w:lang w:val="es-ES"/>
              </w:rPr>
              <w:t>, equipo, organización o proceso.</w:t>
            </w:r>
          </w:p>
          <w:p w:rsidRPr="00703D87" w:rsidR="00703D87" w:rsidP="00703D87" w:rsidRDefault="00703D87" w14:paraId="4F24E1EE" w14:textId="77777777">
            <w:pPr>
              <w:rPr>
                <w:color w:val="000000"/>
              </w:rPr>
            </w:pPr>
          </w:p>
          <w:p w:rsidRPr="00703D87" w:rsidR="00703D87" w:rsidP="00703D87" w:rsidRDefault="00703D87" w14:paraId="293569C2" w14:textId="77777777">
            <w:pPr>
              <w:pStyle w:val="Prrafodelista"/>
              <w:numPr>
                <w:ilvl w:val="0"/>
                <w:numId w:val="2"/>
              </w:numPr>
              <w:rPr>
                <w:color w:val="000000"/>
              </w:rPr>
            </w:pPr>
            <w:r w:rsidRPr="00703D87">
              <w:rPr>
                <w:rFonts w:ascii="Arial" w:hAnsi="Arial" w:eastAsia="Arial" w:cs="Arial"/>
                <w:b/>
                <w:bCs/>
                <w:color w:val="000000"/>
                <w:lang w:val="es-ES"/>
              </w:rPr>
              <w:t xml:space="preserve">Evaluación: </w:t>
            </w:r>
            <w:r w:rsidRPr="00703D87">
              <w:rPr>
                <w:rFonts w:ascii="Arial" w:hAnsi="Arial" w:eastAsia="Arial" w:cs="Arial"/>
                <w:color w:val="000000"/>
                <w:lang w:val="es-ES"/>
              </w:rPr>
              <w:t xml:space="preserve">obtención de evidencias para </w:t>
            </w:r>
            <w:r w:rsidRPr="00F92E55">
              <w:rPr>
                <w:rFonts w:ascii="Arial" w:hAnsi="Arial" w:eastAsia="Arial" w:cs="Arial"/>
                <w:b/>
                <w:bCs/>
                <w:color w:val="000000"/>
                <w:lang w:val="es-ES"/>
              </w:rPr>
              <w:t>medir o valorar los resultados</w:t>
            </w:r>
            <w:r w:rsidRPr="00703D87">
              <w:rPr>
                <w:rFonts w:ascii="Arial" w:hAnsi="Arial" w:eastAsia="Arial" w:cs="Arial"/>
                <w:color w:val="000000"/>
                <w:lang w:val="es-ES"/>
              </w:rPr>
              <w:t xml:space="preserve"> u objetivos deseados.</w:t>
            </w:r>
          </w:p>
          <w:p w:rsidRPr="00873BAF" w:rsidR="004A3574" w:rsidP="00B963D6" w:rsidRDefault="004A3574" w14:paraId="763AA3CB" w14:textId="77777777">
            <w:pPr>
              <w:pStyle w:val="NormalWeb"/>
              <w:spacing w:before="0" w:beforeAutospacing="0" w:after="0" w:afterAutospacing="0"/>
              <w:jc w:val="both"/>
              <w:rPr>
                <w:color w:val="808080" w:themeColor="background1" w:themeShade="80"/>
                <w:sz w:val="20"/>
                <w:szCs w:val="20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A3574" w:rsidP="00B963D6" w:rsidRDefault="004A3574" w14:paraId="25A20E18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  <w:r w:rsidRPr="1F2F1D70" w:rsidR="004A3574">
              <w:rPr>
                <w:color w:val="808080" w:themeColor="background1" w:themeTint="FF" w:themeShade="80"/>
                <w:sz w:val="20"/>
                <w:szCs w:val="20"/>
              </w:rPr>
              <w:t xml:space="preserve">Colocar aquí </w:t>
            </w:r>
            <w:r w:rsidRPr="1F2F1D70" w:rsidR="005A32A7">
              <w:rPr>
                <w:color w:val="808080" w:themeColor="background1" w:themeTint="FF" w:themeShade="80"/>
                <w:sz w:val="20"/>
                <w:szCs w:val="20"/>
              </w:rPr>
              <w:t>la palabra</w:t>
            </w:r>
            <w:r w:rsidRPr="1F2F1D70" w:rsidR="004A3574">
              <w:rPr>
                <w:color w:val="808080" w:themeColor="background1" w:themeTint="FF" w:themeShade="80"/>
                <w:sz w:val="20"/>
                <w:szCs w:val="20"/>
              </w:rPr>
              <w:t>/frase corta destacado que aparecerá en el video acompañando esta escena</w:t>
            </w:r>
          </w:p>
          <w:p w:rsidR="1F2F1D70" w:rsidP="1F2F1D70" w:rsidRDefault="1F2F1D70" w14:paraId="6019D08B" w14:textId="44F4B30C">
            <w:pPr>
              <w:pStyle w:val="Normal"/>
              <w:widowControl w:val="0"/>
              <w:rPr>
                <w:color w:val="808080" w:themeColor="background1" w:themeTint="FF" w:themeShade="80"/>
                <w:sz w:val="20"/>
                <w:szCs w:val="20"/>
              </w:rPr>
            </w:pPr>
          </w:p>
          <w:p w:rsidR="0F5B3515" w:rsidP="1F2F1D70" w:rsidRDefault="0F5B3515" w14:paraId="39FE377F" w14:textId="0BA43B29">
            <w:pPr>
              <w:pStyle w:val="Normal"/>
              <w:widowControl w:val="0"/>
              <w:rPr>
                <w:color w:val="FF0000"/>
                <w:sz w:val="20"/>
                <w:szCs w:val="20"/>
              </w:rPr>
            </w:pPr>
            <w:r w:rsidRPr="1F2F1D70" w:rsidR="0F5B3515">
              <w:rPr>
                <w:color w:val="FF0000"/>
                <w:sz w:val="20"/>
                <w:szCs w:val="20"/>
              </w:rPr>
              <w:t>(Viene de la escena 10)</w:t>
            </w:r>
          </w:p>
          <w:p w:rsidR="1F2F1D70" w:rsidP="1F2F1D70" w:rsidRDefault="1F2F1D70" w14:paraId="14DF8034" w14:textId="5C6335EC">
            <w:pPr>
              <w:pStyle w:val="Normal"/>
              <w:widowControl w:val="0"/>
              <w:rPr>
                <w:color w:val="808080" w:themeColor="background1" w:themeTint="FF" w:themeShade="80"/>
                <w:sz w:val="20"/>
                <w:szCs w:val="20"/>
              </w:rPr>
            </w:pPr>
          </w:p>
          <w:p w:rsidR="00233864" w:rsidP="00B963D6" w:rsidRDefault="00233864" w14:paraId="0030CEF1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</w:p>
          <w:p w:rsidRPr="00C335DD" w:rsidR="00233864" w:rsidP="1F2F1D70" w:rsidRDefault="00233864" w14:paraId="26BF457A" w14:textId="4507156B">
            <w:pPr>
              <w:pStyle w:val="Prrafodelista"/>
              <w:widowControl w:val="0"/>
              <w:numPr>
                <w:ilvl w:val="0"/>
                <w:numId w:val="6"/>
              </w:numPr>
              <w:rPr>
                <w:color w:val="000000"/>
                <w:lang w:val="es-ES"/>
              </w:rPr>
            </w:pPr>
            <w:r w:rsidRPr="1F2F1D70" w:rsidR="77A461A9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ES"/>
              </w:rPr>
              <w:t>Rendimiento</w:t>
            </w:r>
          </w:p>
          <w:p w:rsidRPr="00C335DD" w:rsidR="00233864" w:rsidP="1F2F1D70" w:rsidRDefault="00233864" w14:paraId="5315AADE" w14:textId="3FDB2321">
            <w:pPr>
              <w:pStyle w:val="Normal"/>
              <w:widowControl w:val="0"/>
              <w:ind w:left="0"/>
              <w:rPr>
                <w:color w:val="000000"/>
                <w:lang w:val="es-ES"/>
              </w:rPr>
            </w:pPr>
            <w:r w:rsidRPr="1F2F1D70" w:rsidR="457CC70F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ES"/>
              </w:rPr>
              <w:t>L</w:t>
            </w:r>
            <w:r w:rsidRPr="1F2F1D70" w:rsidR="77A461A9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ES"/>
              </w:rPr>
              <w:t>o alcanzado por un individuo</w:t>
            </w:r>
            <w:r w:rsidRPr="1F2F1D70" w:rsidR="77A461A9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, equipo, organización o proceso</w:t>
            </w:r>
            <w:r w:rsidRPr="1F2F1D70" w:rsidR="0F77AC1B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.</w:t>
            </w:r>
          </w:p>
          <w:p w:rsidRPr="00C335DD" w:rsidR="00233864" w:rsidP="1F2F1D70" w:rsidRDefault="00233864" w14:paraId="7A2EE730" w14:textId="77777777">
            <w:pPr>
              <w:pStyle w:val="Normal"/>
              <w:widowControl w:val="0"/>
              <w:ind w:left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s-ES"/>
              </w:rPr>
            </w:pPr>
          </w:p>
          <w:p w:rsidRPr="00C335DD" w:rsidR="00233864" w:rsidP="1F2F1D70" w:rsidRDefault="00233864" w14:paraId="376FA221" w14:textId="69FBC91E">
            <w:pPr>
              <w:pStyle w:val="Prrafodelista"/>
              <w:widowControl w:val="0"/>
              <w:numPr>
                <w:ilvl w:val="0"/>
                <w:numId w:val="6"/>
              </w:numP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s-ES"/>
              </w:rPr>
            </w:pPr>
            <w:r w:rsidRPr="1F2F1D70" w:rsidR="77A461A9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ES"/>
              </w:rPr>
              <w:t>Evaluación</w:t>
            </w:r>
          </w:p>
          <w:p w:rsidRPr="00C335DD" w:rsidR="00233864" w:rsidP="1F2F1D70" w:rsidRDefault="00233864" w14:paraId="4F7200B9" w14:textId="69E6FED7">
            <w:pPr>
              <w:pStyle w:val="Normal"/>
              <w:widowControl w:val="0"/>
              <w:ind w:left="0"/>
              <w:rPr>
                <w:rFonts w:ascii="Arial" w:hAnsi="Arial" w:eastAsia="Arial" w:cs="Arial"/>
                <w:color w:val="000000"/>
                <w:lang w:val="es-ES"/>
              </w:rPr>
            </w:pPr>
            <w:r w:rsidRPr="1F2F1D70" w:rsidR="287781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ES"/>
              </w:rPr>
              <w:t>M</w:t>
            </w:r>
            <w:r w:rsidRPr="1F2F1D70" w:rsidR="77A461A9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ES"/>
              </w:rPr>
              <w:t>edir o valorar los resultados</w:t>
            </w:r>
            <w:r w:rsidRPr="1F2F1D70" w:rsidR="77A461A9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 xml:space="preserve"> u objetivos</w:t>
            </w:r>
            <w:r w:rsidRPr="1F2F1D70" w:rsidR="782FF5E1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 xml:space="preserve"> deseados.</w:t>
            </w:r>
          </w:p>
          <w:p w:rsidRPr="00C335DD" w:rsidR="00233864" w:rsidP="1F2F1D70" w:rsidRDefault="00233864" w14:paraId="42AA96E3" w14:textId="29F5748A">
            <w:pPr>
              <w:pStyle w:val="Normal"/>
              <w:widowControl w:val="0"/>
              <w:ind w:left="0"/>
              <w:rPr>
                <w:rFonts w:ascii="Times New Roman" w:hAnsi="Times New Roman" w:eastAsia="Times New Roman" w:cs="Times New Roman"/>
                <w:b w:val="1"/>
                <w:bCs w:val="1"/>
                <w:color w:val="000000"/>
                <w:sz w:val="24"/>
                <w:szCs w:val="24"/>
                <w:lang w:val="es-ES"/>
              </w:rPr>
            </w:pPr>
          </w:p>
        </w:tc>
      </w:tr>
      <w:tr w:rsidRPr="009F2929" w:rsidR="00703D87" w:rsidTr="1F2F1D70" w14:paraId="288B5D43" w14:textId="77777777">
        <w:trPr>
          <w:trHeight w:val="1920"/>
        </w:trPr>
        <w:tc>
          <w:tcPr>
            <w:tcW w:w="24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3D87" w:rsidP="00B963D6" w:rsidRDefault="00703D87" w14:paraId="4B5CA669" w14:textId="5C758715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13</w:t>
            </w:r>
          </w:p>
        </w:tc>
        <w:tc>
          <w:tcPr>
            <w:tcW w:w="4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9F2929" w:rsidR="00703D87" w:rsidP="00B963D6" w:rsidRDefault="00703D87" w14:paraId="3C68F525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 xml:space="preserve">Describir como deben ser las imágenes que acompañarán la narración </w:t>
            </w:r>
          </w:p>
          <w:p w:rsidRPr="009F2929" w:rsidR="00703D87" w:rsidP="00B963D6" w:rsidRDefault="00703D87" w14:paraId="21914E9B" w14:textId="77777777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  <w:r w:rsidRPr="009F2929">
              <w:rPr>
                <w:color w:val="808080" w:themeColor="background1" w:themeShade="80"/>
                <w:sz w:val="20"/>
                <w:szCs w:val="20"/>
              </w:rPr>
              <w:tab/>
            </w:r>
          </w:p>
          <w:p w:rsidRPr="009F2929" w:rsidR="00703D87" w:rsidP="00B963D6" w:rsidRDefault="00233864" w14:paraId="5E8152B2" w14:textId="3A87C453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ACDB0C8" wp14:editId="2DD409C6">
                  <wp:extent cx="2489200" cy="2489200"/>
                  <wp:effectExtent l="0" t="0" r="6350" b="6350"/>
                  <wp:docPr id="1129353619" name="Imagen 13" descr="Clubes de fitness y gimnasios regulaciones pandémicas ilustración del concepto abstracto. facilidad de restricciones comerciales de covid19, distanciamiento social, equipo limpio, sesión de capacitac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lubes de fitness y gimnasios regulaciones pandémicas ilustración del concepto abstracto. facilidad de restricciones comerciales de covid19, distanciamiento social, equipo limpio, sesión de capacitació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200" cy="248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3D87" w:rsidP="00B963D6" w:rsidRDefault="00703D87" w14:paraId="224E4DF5" w14:textId="77777777">
            <w:pPr>
              <w:widowControl w:val="0"/>
              <w:spacing w:line="240" w:lineRule="auto"/>
              <w:rPr>
                <w:b/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b/>
                <w:color w:val="808080" w:themeColor="background1" w:themeShade="80"/>
                <w:sz w:val="20"/>
                <w:szCs w:val="20"/>
              </w:rPr>
              <w:t>Ruta del drive de imagen: r7_i1.png</w:t>
            </w:r>
          </w:p>
          <w:p w:rsidRPr="009F2929" w:rsidR="00703D87" w:rsidP="00B963D6" w:rsidRDefault="00DF2531" w14:paraId="31117AEF" w14:textId="5B042394">
            <w:pPr>
              <w:widowControl w:val="0"/>
              <w:spacing w:line="240" w:lineRule="auto"/>
              <w:rPr>
                <w:color w:val="808080" w:themeColor="background1" w:themeShade="80"/>
                <w:sz w:val="20"/>
                <w:szCs w:val="20"/>
              </w:rPr>
            </w:pPr>
            <w:hyperlink w:history="1" w:anchor="query=eficiencia%20deportiva&amp;position=3&amp;from_view=search&amp;track=ais" r:id="rId34">
              <w:r w:rsidRPr="00975581" w:rsidR="00233864">
                <w:rPr>
                  <w:rStyle w:val="Hipervnculo"/>
                  <w:i/>
                  <w:sz w:val="20"/>
                  <w:szCs w:val="20"/>
                </w:rPr>
                <w:t>https://www.freepik.es/vector-gratis/clubes-fitness-gimnasios-regulaciones-pandemicas-ilustracion-concepto-abstracto-facilidad-restricciones-comerciales-covid19-distanciamiento-social-equipo-limpio-sesion-capacitacion_10780282.htm#query=eficiencia%20deportiva&amp;position=3&amp;from_view=search&amp;track=ais</w:t>
              </w:r>
            </w:hyperlink>
            <w:r w:rsidR="00233864">
              <w:rPr>
                <w:i/>
                <w:color w:val="808080" w:themeColor="background1" w:themeShade="80"/>
                <w:sz w:val="20"/>
                <w:szCs w:val="20"/>
              </w:rPr>
              <w:t xml:space="preserve"> </w:t>
            </w: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3D87" w:rsidP="00B963D6" w:rsidRDefault="00703D87" w14:paraId="06A5EEE1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  <w:r w:rsidRPr="009F2929">
              <w:rPr>
                <w:color w:val="808080" w:themeColor="background1" w:themeShade="80"/>
                <w:sz w:val="20"/>
                <w:szCs w:val="20"/>
              </w:rPr>
              <w:t>Colocar el texto que será narrado (máximo 25 palabras)</w:t>
            </w:r>
          </w:p>
          <w:p w:rsidR="00703D87" w:rsidP="00B963D6" w:rsidRDefault="00703D87" w14:paraId="26C9EF3A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</w:p>
          <w:p w:rsidRPr="00703D87" w:rsidR="00703D87" w:rsidP="00703D87" w:rsidRDefault="00703D87" w14:paraId="56BB38D6" w14:textId="77777777">
            <w:pPr>
              <w:pStyle w:val="Prrafodelista"/>
              <w:numPr>
                <w:ilvl w:val="0"/>
                <w:numId w:val="3"/>
              </w:numPr>
              <w:rPr>
                <w:color w:val="000000"/>
              </w:rPr>
            </w:pPr>
            <w:r w:rsidRPr="00703D87">
              <w:rPr>
                <w:rFonts w:ascii="Arial" w:hAnsi="Arial" w:eastAsia="Arial" w:cs="Arial"/>
                <w:b/>
                <w:bCs/>
                <w:color w:val="000000"/>
                <w:lang w:val="es-ES"/>
              </w:rPr>
              <w:t xml:space="preserve">Registro: </w:t>
            </w:r>
            <w:r w:rsidRPr="00F92E55">
              <w:rPr>
                <w:rFonts w:ascii="Arial" w:hAnsi="Arial" w:eastAsia="Arial" w:cs="Arial"/>
                <w:b/>
                <w:bCs/>
                <w:color w:val="000000"/>
                <w:lang w:val="es-ES"/>
              </w:rPr>
              <w:t>documento que presenta resultados</w:t>
            </w:r>
            <w:r w:rsidRPr="00703D87">
              <w:rPr>
                <w:rFonts w:ascii="Arial" w:hAnsi="Arial" w:eastAsia="Arial" w:cs="Arial"/>
                <w:color w:val="000000"/>
                <w:lang w:val="es-ES"/>
              </w:rPr>
              <w:t xml:space="preserve"> obtenidos o proporciona evidencia de actividades desempeñadas.</w:t>
            </w:r>
          </w:p>
          <w:p w:rsidRPr="00703D87" w:rsidR="00703D87" w:rsidP="00703D87" w:rsidRDefault="00703D87" w14:paraId="6780576F" w14:textId="77777777">
            <w:pPr>
              <w:pStyle w:val="Prrafodelista"/>
              <w:numPr>
                <w:ilvl w:val="0"/>
                <w:numId w:val="3"/>
              </w:numPr>
              <w:rPr>
                <w:color w:val="000000"/>
              </w:rPr>
            </w:pPr>
            <w:r w:rsidRPr="00703D87">
              <w:rPr>
                <w:rFonts w:ascii="Arial" w:hAnsi="Arial" w:eastAsia="Arial" w:cs="Arial"/>
                <w:b/>
                <w:bCs/>
                <w:color w:val="000000"/>
                <w:lang w:val="es-ES"/>
              </w:rPr>
              <w:t xml:space="preserve">Documentación: </w:t>
            </w:r>
            <w:r w:rsidRPr="00F92E55">
              <w:rPr>
                <w:rFonts w:ascii="Arial" w:hAnsi="Arial" w:eastAsia="Arial" w:cs="Arial"/>
                <w:b/>
                <w:bCs/>
                <w:color w:val="000000"/>
                <w:lang w:val="es-ES"/>
              </w:rPr>
              <w:t xml:space="preserve">información </w:t>
            </w:r>
            <w:r w:rsidRPr="00703D87">
              <w:rPr>
                <w:rFonts w:ascii="Arial" w:hAnsi="Arial" w:eastAsia="Arial" w:cs="Arial"/>
                <w:color w:val="000000"/>
                <w:lang w:val="es-ES"/>
              </w:rPr>
              <w:t>significativa y su medio de soporte.</w:t>
            </w:r>
          </w:p>
          <w:p w:rsidRPr="00873BAF" w:rsidR="00703D87" w:rsidP="00703D87" w:rsidRDefault="00703D87" w14:paraId="469F9FAD" w14:textId="77777777">
            <w:pPr>
              <w:pStyle w:val="Prrafodelista"/>
              <w:rPr>
                <w:color w:val="808080" w:themeColor="background1" w:themeShade="80"/>
                <w:sz w:val="20"/>
                <w:szCs w:val="20"/>
              </w:rPr>
            </w:pPr>
          </w:p>
        </w:tc>
        <w:tc>
          <w:tcPr>
            <w:tcW w:w="3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3D87" w:rsidP="00B963D6" w:rsidRDefault="00703D87" w14:paraId="00EEFDE3" w14:textId="77777777">
            <w:pPr>
              <w:widowControl w:val="0"/>
              <w:rPr>
                <w:color w:val="808080" w:themeColor="background1" w:themeShade="80"/>
                <w:sz w:val="20"/>
                <w:szCs w:val="20"/>
              </w:rPr>
            </w:pPr>
            <w:r w:rsidRPr="1F2F1D70" w:rsidR="00703D87">
              <w:rPr>
                <w:color w:val="808080" w:themeColor="background1" w:themeTint="FF" w:themeShade="80"/>
                <w:sz w:val="20"/>
                <w:szCs w:val="20"/>
              </w:rPr>
              <w:t xml:space="preserve">Colocar aquí </w:t>
            </w:r>
            <w:r w:rsidRPr="1F2F1D70" w:rsidR="005A32A7">
              <w:rPr>
                <w:color w:val="808080" w:themeColor="background1" w:themeTint="FF" w:themeShade="80"/>
                <w:sz w:val="20"/>
                <w:szCs w:val="20"/>
              </w:rPr>
              <w:t>la palabra</w:t>
            </w:r>
            <w:r w:rsidRPr="1F2F1D70" w:rsidR="00703D87">
              <w:rPr>
                <w:color w:val="808080" w:themeColor="background1" w:themeTint="FF" w:themeShade="80"/>
                <w:sz w:val="20"/>
                <w:szCs w:val="20"/>
              </w:rPr>
              <w:t>/frase corta destacado que aparecerá en el video acompañando esta escena</w:t>
            </w:r>
          </w:p>
          <w:p w:rsidR="1F2F1D70" w:rsidP="1F2F1D70" w:rsidRDefault="1F2F1D70" w14:paraId="0CFB20AB" w14:textId="04D6AA07">
            <w:pPr>
              <w:pStyle w:val="Normal"/>
              <w:widowControl w:val="0"/>
              <w:rPr>
                <w:color w:val="808080" w:themeColor="background1" w:themeTint="FF" w:themeShade="80"/>
                <w:sz w:val="20"/>
                <w:szCs w:val="20"/>
              </w:rPr>
            </w:pPr>
          </w:p>
          <w:p w:rsidR="41306398" w:rsidP="1F2F1D70" w:rsidRDefault="41306398" w14:paraId="115DEC4F" w14:textId="0BA43B29">
            <w:pPr>
              <w:pStyle w:val="Normal"/>
              <w:widowControl w:val="0"/>
              <w:rPr>
                <w:color w:val="FF0000"/>
                <w:sz w:val="20"/>
                <w:szCs w:val="20"/>
              </w:rPr>
            </w:pPr>
            <w:r w:rsidRPr="1F2F1D70" w:rsidR="41306398">
              <w:rPr>
                <w:color w:val="FF0000"/>
                <w:sz w:val="20"/>
                <w:szCs w:val="20"/>
              </w:rPr>
              <w:t>(Viene de la escena 10)</w:t>
            </w:r>
          </w:p>
          <w:p w:rsidR="1F2F1D70" w:rsidP="1F2F1D70" w:rsidRDefault="1F2F1D70" w14:paraId="2EA86D93" w14:textId="242E45DB">
            <w:pPr>
              <w:pStyle w:val="Normal"/>
              <w:widowControl w:val="0"/>
              <w:rPr>
                <w:color w:val="808080" w:themeColor="background1" w:themeTint="FF" w:themeShade="80"/>
                <w:sz w:val="20"/>
                <w:szCs w:val="20"/>
              </w:rPr>
            </w:pPr>
          </w:p>
          <w:p w:rsidR="00233864" w:rsidP="00B963D6" w:rsidRDefault="00233864" w14:paraId="655B8AE3" w14:textId="77777777">
            <w:pPr>
              <w:widowControl w:val="0"/>
              <w:rPr>
                <w:b/>
                <w:bCs/>
                <w:color w:val="000000"/>
                <w:lang w:val="es-ES"/>
              </w:rPr>
            </w:pPr>
          </w:p>
          <w:p w:rsidRPr="00233864" w:rsidR="00233864" w:rsidP="1F2F1D70" w:rsidRDefault="00233864" w14:paraId="051D724E" w14:textId="79952A60">
            <w:pPr>
              <w:pStyle w:val="Prrafodelista"/>
              <w:widowControl w:val="0"/>
              <w:numPr>
                <w:ilvl w:val="0"/>
                <w:numId w:val="5"/>
              </w:numPr>
              <w:rPr>
                <w:color w:val="000000" w:themeColor="text1" w:themeTint="FF" w:themeShade="FF"/>
              </w:rPr>
            </w:pPr>
            <w:r w:rsidRPr="1F2F1D70" w:rsidR="4203558B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ES"/>
              </w:rPr>
              <w:t>Registro</w:t>
            </w:r>
          </w:p>
          <w:p w:rsidRPr="00233864" w:rsidR="00233864" w:rsidP="1F2F1D70" w:rsidRDefault="00233864" w14:paraId="7572F549" w14:textId="487FC373">
            <w:pPr>
              <w:pStyle w:val="Normal"/>
              <w:widowControl w:val="0"/>
              <w:ind w:left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1F2F1D70" w:rsidR="21E3B3A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ES"/>
              </w:rPr>
              <w:t>P</w:t>
            </w:r>
            <w:r w:rsidRPr="1F2F1D70" w:rsidR="4203558B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ES"/>
              </w:rPr>
              <w:t>resenta resultados</w:t>
            </w:r>
            <w:r w:rsidRPr="1F2F1D70" w:rsidR="4203558B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 xml:space="preserve"> obtenidos</w:t>
            </w:r>
          </w:p>
          <w:p w:rsidRPr="00233864" w:rsidR="00233864" w:rsidP="1F2F1D70" w:rsidRDefault="00233864" w14:paraId="323BFC29" w14:textId="50C6BCED">
            <w:pPr>
              <w:pStyle w:val="Normal"/>
              <w:widowControl w:val="0"/>
              <w:ind w:left="0"/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</w:pPr>
          </w:p>
          <w:p w:rsidRPr="00233864" w:rsidR="00233864" w:rsidP="1F2F1D70" w:rsidRDefault="00233864" w14:paraId="5DE68017" w14:textId="37FF9475">
            <w:pPr>
              <w:pStyle w:val="Prrafodelista"/>
              <w:widowControl w:val="0"/>
              <w:numPr>
                <w:ilvl w:val="0"/>
                <w:numId w:val="5"/>
              </w:numP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1F2F1D70" w:rsidR="4203558B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ES"/>
              </w:rPr>
              <w:t>Documentación</w:t>
            </w:r>
          </w:p>
          <w:p w:rsidRPr="00233864" w:rsidR="00233864" w:rsidP="1F2F1D70" w:rsidRDefault="00233864" w14:paraId="74BD985F" w14:textId="2AB6CAD7">
            <w:pPr>
              <w:pStyle w:val="Normal"/>
              <w:widowControl w:val="0"/>
              <w:ind w:left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1F2F1D70" w:rsidR="03E264CC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ES"/>
              </w:rPr>
              <w:t>I</w:t>
            </w:r>
            <w:r w:rsidRPr="1F2F1D70" w:rsidR="4203558B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lang w:val="es-ES"/>
              </w:rPr>
              <w:t xml:space="preserve">nformación </w:t>
            </w:r>
            <w:r w:rsidRPr="1F2F1D70" w:rsidR="4203558B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>significativa</w:t>
            </w:r>
            <w:r w:rsidRPr="1F2F1D70" w:rsidR="1AD11399">
              <w:rPr>
                <w:rFonts w:ascii="Arial" w:hAnsi="Arial" w:eastAsia="Arial" w:cs="Arial"/>
                <w:color w:val="000000" w:themeColor="text1" w:themeTint="FF" w:themeShade="FF"/>
                <w:lang w:val="es-ES"/>
              </w:rPr>
              <w:t xml:space="preserve"> -&gt; Soporte</w:t>
            </w:r>
          </w:p>
        </w:tc>
      </w:tr>
    </w:tbl>
    <w:p w:rsidR="00465733" w:rsidRDefault="00465733" w14:paraId="5041F19A" w14:textId="77777777">
      <w:pPr>
        <w:spacing w:line="240" w:lineRule="auto"/>
        <w:rPr>
          <w:b/>
        </w:rPr>
      </w:pPr>
    </w:p>
    <w:sectPr w:rsidR="00465733">
      <w:headerReference w:type="default" r:id="rId35"/>
      <w:footerReference w:type="default" r:id="rId36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w:initials="LG" w:author="Liliana Victoria Morales Gualdron" w:date="2023-11-08T21:18:04" w:id="348957921">
    <w:p w:rsidR="1F2F1D70" w:rsidRDefault="1F2F1D70" w14:paraId="23694B8A" w14:textId="4A279035">
      <w:pPr>
        <w:pStyle w:val="CommentText"/>
      </w:pPr>
      <w:r w:rsidR="1F2F1D70">
        <w:rPr/>
        <w:t>Si en el audio se repite, es decir, queda en el título y se repide de nuevo acá, es necesario recortar uno de los dos para que no quede 3 veces seguidas la misma oración.</w:t>
      </w:r>
      <w:r>
        <w:rPr>
          <w:rStyle w:val="CommentReference"/>
        </w:rPr>
        <w:annotationRef/>
      </w:r>
    </w:p>
  </w:comment>
  <w:comment w:initials="LG" w:author="Liliana Victoria Morales Gualdron" w:date="2023-11-08T21:25:00" w:id="385328309">
    <w:p w:rsidR="1F2F1D70" w:rsidRDefault="1F2F1D70" w14:paraId="17F13AB8" w14:textId="5808E526">
      <w:pPr>
        <w:pStyle w:val="CommentText"/>
      </w:pPr>
      <w:r w:rsidR="1F2F1D70">
        <w:rPr/>
        <w:t>Inluir un esquema gráfico sencillo que distinga o represente la relación entre los dos: resultados vs. recursos.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23694B8A"/>
  <w15:commentEx w15:done="0" w15:paraId="17F13AB8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731AE6DE" w16cex:dateUtc="2023-11-09T02:18:04.647Z"/>
  <w16cex:commentExtensible w16cex:durableId="5D09FA6D" w16cex:dateUtc="2023-11-09T02:25:00.255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23694B8A" w16cid:durableId="731AE6DE"/>
  <w16cid:commentId w16cid:paraId="17F13AB8" w16cid:durableId="5D09FA6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80896" w:rsidRDefault="00C80896" w14:paraId="17CC634B" w14:textId="77777777">
      <w:pPr>
        <w:spacing w:line="240" w:lineRule="auto"/>
      </w:pPr>
      <w:r>
        <w:separator/>
      </w:r>
    </w:p>
  </w:endnote>
  <w:endnote w:type="continuationSeparator" w:id="0">
    <w:p w:rsidR="00C80896" w:rsidRDefault="00C80896" w14:paraId="763E8582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65733" w:rsidRDefault="00465733" w14:paraId="60AE46E3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80896" w:rsidRDefault="00C80896" w14:paraId="11BC5C47" w14:textId="77777777">
      <w:pPr>
        <w:spacing w:line="240" w:lineRule="auto"/>
      </w:pPr>
      <w:r>
        <w:separator/>
      </w:r>
    </w:p>
  </w:footnote>
  <w:footnote w:type="continuationSeparator" w:id="0">
    <w:p w:rsidR="00C80896" w:rsidRDefault="00C80896" w14:paraId="0C880602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465733" w:rsidRDefault="00DF2531" w14:paraId="20CD0962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4E690B9" wp14:editId="6C4AB483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08FC0559" wp14:editId="4765CF45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65733" w:rsidRDefault="00DF2531" w14:paraId="27CD5CCA" w14:textId="77777777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:rsidR="00465733" w:rsidRDefault="00DF2531" w14:paraId="0C6D793E" w14:textId="77777777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:rsidR="00465733" w:rsidRDefault="00465733" w14:paraId="5ED0FA6A" w14:textId="77777777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>
          <w:pict>
            <v:rect id="Rectángulo 1" style="position:absolute;margin-left:1pt;margin-top:-8.4pt;width:459.75pt;height:111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spid="_x0000_s1026" filled="f" stroked="f" w14:anchorId="08FC0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">
              <v:textbox inset="2.53958mm,1.2694mm,2.53958mm,1.2694mm">
                <w:txbxContent>
                  <w:p w:rsidR="00465733" w:rsidRDefault="00000000" w14:paraId="27CD5CCA" w14:textId="77777777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:rsidR="00465733" w:rsidRDefault="00000000" w14:paraId="0C6D793E" w14:textId="77777777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:rsidR="00465733" w:rsidRDefault="00465733" w14:paraId="5ED0FA6A" w14:textId="77777777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>
  <int2:observations>
    <int2:bookmark int2:bookmarkName="_Int_clzAYoqe" int2:invalidationBookmarkName="" int2:hashCode="ZIqlVEGVkzzqYh" int2:id="GGGIBT5t">
      <int2:state int2:type="AugLoop_Text_Critique" int2:value="Rejected"/>
    </int2:bookmark>
    <int2:bookmark int2:bookmarkName="_Int_clzAYoqe" int2:invalidationBookmarkName="" int2:hashCode="EqVT9efwAbdKcB" int2:id="gOA548Wu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7">
    <w:nsid w:val="3b8af3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7d77f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33122D4"/>
    <w:multiLevelType w:val="hybridMultilevel"/>
    <w:tmpl w:val="CD3C00DA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58B5BB6"/>
    <w:multiLevelType w:val="hybridMultilevel"/>
    <w:tmpl w:val="4C92E1AC"/>
    <w:lvl w:ilvl="0" w:tplc="19A29F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0D4091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0854D5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E8BC0A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68AC26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CFCA11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8AC8B4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25E8B3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EE5A87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" w15:restartNumberingAfterBreak="0">
    <w:nsid w:val="07D072F6"/>
    <w:multiLevelType w:val="hybridMultilevel"/>
    <w:tmpl w:val="48428BAC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8E972D3"/>
    <w:multiLevelType w:val="hybridMultilevel"/>
    <w:tmpl w:val="BD0E73A6"/>
    <w:lvl w:ilvl="0" w:tplc="2FAC2B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A5787A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537ACA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6792C1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00540B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87F8D9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4BE26C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9992EE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4D94A2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4" w15:restartNumberingAfterBreak="0">
    <w:nsid w:val="414839F8"/>
    <w:multiLevelType w:val="hybridMultilevel"/>
    <w:tmpl w:val="5B3EC660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5E9421A6"/>
    <w:multiLevelType w:val="hybridMultilevel"/>
    <w:tmpl w:val="1F567DDC"/>
    <w:lvl w:ilvl="0" w:tplc="E342FA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7B5273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C218C8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ADF086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087489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9EB064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DDAA43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ED9623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A97C9D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num w:numId="8">
    <w:abstractNumId w:val="7"/>
  </w:num>
  <w:num w:numId="7">
    <w:abstractNumId w:val="6"/>
  </w:num>
  <w:num w:numId="1" w16cid:durableId="1048261913">
    <w:abstractNumId w:val="3"/>
  </w:num>
  <w:num w:numId="2" w16cid:durableId="1968849709">
    <w:abstractNumId w:val="1"/>
  </w:num>
  <w:num w:numId="3" w16cid:durableId="499276782">
    <w:abstractNumId w:val="5"/>
  </w:num>
  <w:num w:numId="4" w16cid:durableId="241766951">
    <w:abstractNumId w:val="2"/>
  </w:num>
  <w:num w:numId="5" w16cid:durableId="1050571740">
    <w:abstractNumId w:val="0"/>
  </w:num>
  <w:num w:numId="6" w16cid:durableId="830870997">
    <w:abstractNumId w:val="4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Liliana Victoria Morales Gualdron">
    <w15:presenceInfo w15:providerId="AD" w15:userId="S::lvmoralesg@sena.edu.co::c1cdd32a-831a-447f-9f5e-943a2078aa8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5733"/>
    <w:rsid w:val="000761E9"/>
    <w:rsid w:val="000F6F8A"/>
    <w:rsid w:val="00233864"/>
    <w:rsid w:val="002C75A8"/>
    <w:rsid w:val="00353DC5"/>
    <w:rsid w:val="00465733"/>
    <w:rsid w:val="004A3574"/>
    <w:rsid w:val="004C25BB"/>
    <w:rsid w:val="005A32A7"/>
    <w:rsid w:val="005D3BDA"/>
    <w:rsid w:val="00602DD7"/>
    <w:rsid w:val="0062706D"/>
    <w:rsid w:val="00631FFD"/>
    <w:rsid w:val="0066070D"/>
    <w:rsid w:val="006851DC"/>
    <w:rsid w:val="00703D87"/>
    <w:rsid w:val="0070770E"/>
    <w:rsid w:val="00836B3A"/>
    <w:rsid w:val="00873BAF"/>
    <w:rsid w:val="008A19E6"/>
    <w:rsid w:val="00952FA7"/>
    <w:rsid w:val="009F2929"/>
    <w:rsid w:val="00A223BB"/>
    <w:rsid w:val="00A56A2E"/>
    <w:rsid w:val="00AE0A87"/>
    <w:rsid w:val="00BB4CEB"/>
    <w:rsid w:val="00C335DD"/>
    <w:rsid w:val="00C80896"/>
    <w:rsid w:val="00CD18E8"/>
    <w:rsid w:val="00DF2531"/>
    <w:rsid w:val="00E66D17"/>
    <w:rsid w:val="00EC3479"/>
    <w:rsid w:val="00F92E55"/>
    <w:rsid w:val="00FC4BE9"/>
    <w:rsid w:val="02646E29"/>
    <w:rsid w:val="03E264CC"/>
    <w:rsid w:val="0424C009"/>
    <w:rsid w:val="04A8B7A1"/>
    <w:rsid w:val="05FFA261"/>
    <w:rsid w:val="0686413C"/>
    <w:rsid w:val="0822119D"/>
    <w:rsid w:val="087896B2"/>
    <w:rsid w:val="09EA9065"/>
    <w:rsid w:val="0B700E42"/>
    <w:rsid w:val="0CA6439D"/>
    <w:rsid w:val="0D0845C9"/>
    <w:rsid w:val="0E66B016"/>
    <w:rsid w:val="0F53EF0F"/>
    <w:rsid w:val="0F5B3515"/>
    <w:rsid w:val="0F77AC1B"/>
    <w:rsid w:val="0FE8AF69"/>
    <w:rsid w:val="15DB2F3B"/>
    <w:rsid w:val="1776FF9C"/>
    <w:rsid w:val="1782B79C"/>
    <w:rsid w:val="1826FA90"/>
    <w:rsid w:val="1912CFFD"/>
    <w:rsid w:val="1A2240D7"/>
    <w:rsid w:val="1AAEA05E"/>
    <w:rsid w:val="1AC931CF"/>
    <w:rsid w:val="1AD11399"/>
    <w:rsid w:val="1B82FE37"/>
    <w:rsid w:val="1D65E059"/>
    <w:rsid w:val="1DCF14D2"/>
    <w:rsid w:val="1F2F1D70"/>
    <w:rsid w:val="1F6FF9E9"/>
    <w:rsid w:val="211FF0A7"/>
    <w:rsid w:val="21E3B3AD"/>
    <w:rsid w:val="22FF8907"/>
    <w:rsid w:val="22FF8907"/>
    <w:rsid w:val="239DD355"/>
    <w:rsid w:val="2667AEB1"/>
    <w:rsid w:val="269AB4D8"/>
    <w:rsid w:val="26EBE0D3"/>
    <w:rsid w:val="287781BD"/>
    <w:rsid w:val="2BBA95E0"/>
    <w:rsid w:val="2BE53582"/>
    <w:rsid w:val="2CA66B4D"/>
    <w:rsid w:val="2F143D7D"/>
    <w:rsid w:val="2FA21428"/>
    <w:rsid w:val="3076E645"/>
    <w:rsid w:val="30D90887"/>
    <w:rsid w:val="31AF9636"/>
    <w:rsid w:val="34F6A1BF"/>
    <w:rsid w:val="36D98F99"/>
    <w:rsid w:val="39701530"/>
    <w:rsid w:val="39E03B68"/>
    <w:rsid w:val="3B494336"/>
    <w:rsid w:val="3C436E60"/>
    <w:rsid w:val="3D71E6E0"/>
    <w:rsid w:val="3E136DC0"/>
    <w:rsid w:val="40F61D71"/>
    <w:rsid w:val="41306398"/>
    <w:rsid w:val="4203558B"/>
    <w:rsid w:val="420FDC6A"/>
    <w:rsid w:val="42728856"/>
    <w:rsid w:val="444DE1F1"/>
    <w:rsid w:val="457CC70F"/>
    <w:rsid w:val="457F263C"/>
    <w:rsid w:val="4745F979"/>
    <w:rsid w:val="47996E3A"/>
    <w:rsid w:val="47B01DA9"/>
    <w:rsid w:val="493C6EDC"/>
    <w:rsid w:val="494BEE0A"/>
    <w:rsid w:val="4BD393D8"/>
    <w:rsid w:val="4F37E301"/>
    <w:rsid w:val="4F37E301"/>
    <w:rsid w:val="4F5AB499"/>
    <w:rsid w:val="50A704FB"/>
    <w:rsid w:val="54A1B086"/>
    <w:rsid w:val="55257348"/>
    <w:rsid w:val="56989E7D"/>
    <w:rsid w:val="56EFB878"/>
    <w:rsid w:val="56EFB878"/>
    <w:rsid w:val="5907303D"/>
    <w:rsid w:val="59409B00"/>
    <w:rsid w:val="5C7B02BF"/>
    <w:rsid w:val="5D744D2C"/>
    <w:rsid w:val="5EC0FB27"/>
    <w:rsid w:val="6285A78D"/>
    <w:rsid w:val="63B0649D"/>
    <w:rsid w:val="65AD9990"/>
    <w:rsid w:val="65BDEAF9"/>
    <w:rsid w:val="66BAB47D"/>
    <w:rsid w:val="68FCD697"/>
    <w:rsid w:val="6A52D034"/>
    <w:rsid w:val="6A98A6F8"/>
    <w:rsid w:val="6A98A6F8"/>
    <w:rsid w:val="6DE60157"/>
    <w:rsid w:val="6E2357BE"/>
    <w:rsid w:val="6E56278F"/>
    <w:rsid w:val="70B4DDE4"/>
    <w:rsid w:val="7275AE49"/>
    <w:rsid w:val="74BEDF5D"/>
    <w:rsid w:val="775E01A3"/>
    <w:rsid w:val="77A461A9"/>
    <w:rsid w:val="782FF5E1"/>
    <w:rsid w:val="78321DF4"/>
    <w:rsid w:val="78F9D204"/>
    <w:rsid w:val="7912EDFF"/>
    <w:rsid w:val="7A60EE2C"/>
    <w:rsid w:val="7C35BCFC"/>
    <w:rsid w:val="7F599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2FB4F"/>
  <w15:docId w15:val="{89BADA02-C06B-4499-8A3F-D901412E0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s-MX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66070D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s-CO"/>
    </w:rPr>
  </w:style>
  <w:style w:type="paragraph" w:styleId="Prrafodelista">
    <w:name w:val="List Paragraph"/>
    <w:basedOn w:val="Normal"/>
    <w:uiPriority w:val="34"/>
    <w:qFormat/>
    <w:rsid w:val="00703D87"/>
    <w:pPr>
      <w:spacing w:line="240" w:lineRule="auto"/>
      <w:ind w:left="720"/>
      <w:contextualSpacing/>
    </w:pPr>
    <w:rPr>
      <w:rFonts w:ascii="Times New Roman" w:hAnsi="Times New Roman" w:eastAsia="Times New Roman" w:cs="Times New Roman"/>
      <w:sz w:val="24"/>
      <w:szCs w:val="24"/>
      <w:lang w:val="es-CO"/>
    </w:rPr>
  </w:style>
  <w:style w:type="character" w:styleId="Hipervnculo">
    <w:name w:val="Hyperlink"/>
    <w:basedOn w:val="Fuentedeprrafopredeter"/>
    <w:uiPriority w:val="99"/>
    <w:unhideWhenUsed/>
    <w:rsid w:val="00AE0A87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E0A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727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7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20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21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98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41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2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107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2351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02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82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freepik.es/vector-gratis/concepto-estrategia-empresarial-dibujada-mano_20124654.htm" TargetMode="External" Id="rId13" /><Relationship Type="http://schemas.openxmlformats.org/officeDocument/2006/relationships/hyperlink" Target="https://www.freepik.es/vector-gratis/hombre-negocios-mujer-negocios-monedas-flecha-maleta_4737347.htm" TargetMode="External" Id="rId18" /><Relationship Type="http://schemas.openxmlformats.org/officeDocument/2006/relationships/hyperlink" Target="https://stock.adobe.com/images/making-decision-concept-young-girl-evaluates-ways-and-strategies-of-development-planning-and-creative-process-character-overcomes-mental-impasse-brainstorming-cartoon-flat-vector-illustration/522372900" TargetMode="External" Id="rId26" /><Relationship Type="http://schemas.openxmlformats.org/officeDocument/2006/relationships/image" Target="media/image7.jpeg" Id="rId21" /><Relationship Type="http://schemas.openxmlformats.org/officeDocument/2006/relationships/hyperlink" Target="https://www.freepik.es/vector-gratis/clubes-fitness-gimnasios-regulaciones-pandemicas-ilustracion-concepto-abstracto-facilidad-restricciones-comerciales-covid19-distanciamiento-social-equipo-limpio-sesion-capacitacion_10780282.htm" TargetMode="External" Id="rId34" /><Relationship Type="http://schemas.openxmlformats.org/officeDocument/2006/relationships/webSettings" Target="webSettings.xml" Id="rId7" /><Relationship Type="http://schemas.openxmlformats.org/officeDocument/2006/relationships/image" Target="media/image2.png" Id="rId12" /><Relationship Type="http://schemas.openxmlformats.org/officeDocument/2006/relationships/image" Target="media/image5.jpeg" Id="rId17" /><Relationship Type="http://schemas.openxmlformats.org/officeDocument/2006/relationships/image" Target="media/image9.jpeg" Id="rId25" /><Relationship Type="http://schemas.openxmlformats.org/officeDocument/2006/relationships/image" Target="media/image13.jpeg" Id="rId33" /><Relationship Type="http://schemas.openxmlformats.org/officeDocument/2006/relationships/theme" Target="theme/theme1.xml" Id="rId38" /><Relationship Type="http://schemas.openxmlformats.org/officeDocument/2006/relationships/customXml" Target="../customXml/item2.xml" Id="rId2" /><Relationship Type="http://schemas.openxmlformats.org/officeDocument/2006/relationships/hyperlink" Target="https://www.freepik.es/vector-gratis/flecha-plana-formada-ciudadanos_1311817.htm" TargetMode="External" Id="rId16" /><Relationship Type="http://schemas.openxmlformats.org/officeDocument/2006/relationships/hyperlink" Target="https://www.freepik.es/vector-gratis/caracteres-gente-negocios-e-iconos-crecimiento-rendimiento_3585398.htm" TargetMode="External" Id="rId20" /><Relationship Type="http://schemas.openxmlformats.org/officeDocument/2006/relationships/image" Target="media/image11.jpeg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yperlink" Target="https://www.freepik.es/vector-gratis/colegas-que-trabajan-juntos-oficina-ilustrada_5836396.htm" TargetMode="External" Id="rId11" /><Relationship Type="http://schemas.openxmlformats.org/officeDocument/2006/relationships/hyperlink" Target="https://stock.adobe.com/images/business-performance-efficiency-and-success-achievement-tiny-person-concept-transparent-background-company-goal-target-successful-accomplishment-with-effective-and-productive-work-illustration/578653491?asset_id=583774713" TargetMode="External" Id="rId24" /><Relationship Type="http://schemas.openxmlformats.org/officeDocument/2006/relationships/hyperlink" Target="https://www.freepik.es/vector-gratis/ilustracion-concepto-estadisticas-fitness_12704413.htm" TargetMode="External" Id="rId32" /><Relationship Type="http://schemas.openxmlformats.org/officeDocument/2006/relationships/fontTable" Target="fontTable.xml" Id="rId37" /><Relationship Type="http://schemas.openxmlformats.org/officeDocument/2006/relationships/styles" Target="styles.xml" Id="rId5" /><Relationship Type="http://schemas.openxmlformats.org/officeDocument/2006/relationships/image" Target="media/image4.jpeg" Id="rId15" /><Relationship Type="http://schemas.openxmlformats.org/officeDocument/2006/relationships/image" Target="media/image8.jpeg" Id="rId23" /><Relationship Type="http://schemas.openxmlformats.org/officeDocument/2006/relationships/hyperlink" Target="https://stock.adobe.com/images/fill-in-test-sheet-with-a-check-and-cross-get-an-a-on-exam-or-class-promotion-test-verify-exam-results-flat-vector-illustration-for-landing-page-web-website-banner-mobile-apps-flyer-poster/616535842" TargetMode="External" Id="rId28" /><Relationship Type="http://schemas.openxmlformats.org/officeDocument/2006/relationships/footer" Target="footer1.xml" Id="rId36" /><Relationship Type="http://schemas.openxmlformats.org/officeDocument/2006/relationships/image" Target="media/image1.png" Id="rId10" /><Relationship Type="http://schemas.openxmlformats.org/officeDocument/2006/relationships/image" Target="media/image6.jpeg" Id="rId19" /><Relationship Type="http://schemas.openxmlformats.org/officeDocument/2006/relationships/image" Target="media/image12.jpeg" Id="rId31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3.png" Id="rId14" /><Relationship Type="http://schemas.openxmlformats.org/officeDocument/2006/relationships/hyperlink" Target="https://stock.adobe.com/images/team-of-winners-with-cup-concept-mena-nd-women-with-large-gold-trophy-prize-award-and-reward-achievement-and-success-teamwork-and-cooperation-collaboration-cartoon-flat-vector-illustration/630893446" TargetMode="External" Id="rId22" /><Relationship Type="http://schemas.openxmlformats.org/officeDocument/2006/relationships/image" Target="media/image10.jpeg" Id="rId27" /><Relationship Type="http://schemas.openxmlformats.org/officeDocument/2006/relationships/hyperlink" Target="https://www.freepik.es/vector-gratis/atleta-corriendo-medicos-personas-diminutas-que-tratan-lesiones-medicina-deportiva-servicios-medicos-deportivos-concepto-especialista-medico-deportivo-ilustracion-aislada-vector-azul-coral-rosado-rosado_11667027.htm" TargetMode="External" Id="rId30" /><Relationship Type="http://schemas.openxmlformats.org/officeDocument/2006/relationships/header" Target="header1.xml" Id="rId35" /><Relationship Type="http://schemas.openxmlformats.org/officeDocument/2006/relationships/footnotes" Target="footnotes.xml" Id="rId8" /><Relationship Type="http://schemas.openxmlformats.org/officeDocument/2006/relationships/customXml" Target="../customXml/item3.xml" Id="rId3" /><Relationship Type="http://schemas.microsoft.com/office/2020/10/relationships/intelligence" Target="intelligence2.xml" Id="R474abba715a04edd" /><Relationship Type="http://schemas.openxmlformats.org/officeDocument/2006/relationships/comments" Target="comments.xml" Id="R869c0dd20e9f4acb" /><Relationship Type="http://schemas.microsoft.com/office/2011/relationships/people" Target="people.xml" Id="R4b5ba20130c140bf" /><Relationship Type="http://schemas.microsoft.com/office/2011/relationships/commentsExtended" Target="commentsExtended.xml" Id="R7e1fe543a1744512" /><Relationship Type="http://schemas.microsoft.com/office/2016/09/relationships/commentsIds" Target="commentsIds.xml" Id="R53f0b69159bf46ef" /><Relationship Type="http://schemas.microsoft.com/office/2018/08/relationships/commentsExtensible" Target="commentsExtensible.xml" Id="R7f1bd9d4fe5e4b61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  <SharedWithUsers xmlns="cb45339b-ced9-4d0d-8f64-77573914d53b">
      <UserInfo>
        <DisplayName>Lina Marcela Perez Machego</DisplayName>
        <AccountId>18</AccountId>
        <AccountType/>
      </UserInfo>
      <UserInfo>
        <DisplayName>Yazmin Rocio Figueroa Pacheco</DisplayName>
        <AccountId>216</AccountId>
        <AccountType/>
      </UserInfo>
      <UserInfo>
        <DisplayName>Ernesto Navarro Jaimes</DisplayName>
        <AccountId>32</AccountId>
        <AccountType/>
      </UserInfo>
    </SharedWithUsers>
    <MediaLengthInSeconds xmlns="43a3ca16-9c26-4813-b83f-4aec9927b43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D2232D-531D-446F-95B9-703BFE13D36F}">
  <ds:schemaRefs>
    <ds:schemaRef ds:uri="http://schemas.microsoft.com/office/2006/metadata/properties"/>
    <ds:schemaRef ds:uri="http://schemas.microsoft.com/office/infopath/2007/PartnerControls"/>
    <ds:schemaRef ds:uri="1d52d4bc-3f95-4709-b359-1b96840d7671"/>
    <ds:schemaRef ds:uri="8d1bea48-6525-4b05-8cf5-c6ad0dd5b02f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851D97D7-98FE-4D55-AC54-1EFD4C2E9B1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90491-FFCF-4599-BDC5-959DA9430605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Liliana Victoria Morales Gualdron</cp:lastModifiedBy>
  <cp:revision>28</cp:revision>
  <dcterms:created xsi:type="dcterms:W3CDTF">2023-11-02T12:33:00Z</dcterms:created>
  <dcterms:modified xsi:type="dcterms:W3CDTF">2023-11-09T02:28:46Z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1299739c-ad3d-4908-806e-4d91151a6e13_Enabled">
    <vt:lpwstr>true</vt:lpwstr>
  </property>
  <property fmtid="{D5CDD505-2E9C-101B-9397-08002B2CF9AE}" pid="4" name="MSIP_Label_1299739c-ad3d-4908-806e-4d91151a6e13_SetDate">
    <vt:lpwstr>2023-08-24T00:10:14Z</vt:lpwstr>
  </property>
  <property fmtid="{D5CDD505-2E9C-101B-9397-08002B2CF9AE}" pid="5" name="MSIP_Label_1299739c-ad3d-4908-806e-4d91151a6e13_Method">
    <vt:lpwstr>Standard</vt:lpwstr>
  </property>
  <property fmtid="{D5CDD505-2E9C-101B-9397-08002B2CF9AE}" pid="6" name="MSIP_Label_1299739c-ad3d-4908-806e-4d91151a6e13_Name">
    <vt:lpwstr>All Employees (Unrestricted)</vt:lpwstr>
  </property>
  <property fmtid="{D5CDD505-2E9C-101B-9397-08002B2CF9AE}" pid="7" name="MSIP_Label_1299739c-ad3d-4908-806e-4d91151a6e13_SiteId">
    <vt:lpwstr>cbc2c381-2f2e-4d93-91d1-506c9316ace7</vt:lpwstr>
  </property>
  <property fmtid="{D5CDD505-2E9C-101B-9397-08002B2CF9AE}" pid="8" name="MSIP_Label_1299739c-ad3d-4908-806e-4d91151a6e13_ActionId">
    <vt:lpwstr>99f0c807-9eea-477d-ac26-0f598a214b14</vt:lpwstr>
  </property>
  <property fmtid="{D5CDD505-2E9C-101B-9397-08002B2CF9AE}" pid="9" name="MSIP_Label_1299739c-ad3d-4908-806e-4d91151a6e13_ContentBits">
    <vt:lpwstr>0</vt:lpwstr>
  </property>
  <property fmtid="{D5CDD505-2E9C-101B-9397-08002B2CF9AE}" pid="10" name="MediaServiceImageTags">
    <vt:lpwstr/>
  </property>
  <property fmtid="{D5CDD505-2E9C-101B-9397-08002B2CF9AE}" pid="11" name="Order">
    <vt:r8>22812400</vt:r8>
  </property>
  <property fmtid="{D5CDD505-2E9C-101B-9397-08002B2CF9AE}" pid="12" name="xd_Signature">
    <vt:bool>false</vt:bool>
  </property>
  <property fmtid="{D5CDD505-2E9C-101B-9397-08002B2CF9AE}" pid="13" name="xd_ProgID">
    <vt:lpwstr/>
  </property>
  <property fmtid="{D5CDD505-2E9C-101B-9397-08002B2CF9AE}" pid="14" name="_SourceUrl">
    <vt:lpwstr/>
  </property>
  <property fmtid="{D5CDD505-2E9C-101B-9397-08002B2CF9AE}" pid="15" name="_SharedFileIndex">
    <vt:lpwstr/>
  </property>
  <property fmtid="{D5CDD505-2E9C-101B-9397-08002B2CF9AE}" pid="16" name="ComplianceAssetId">
    <vt:lpwstr/>
  </property>
  <property fmtid="{D5CDD505-2E9C-101B-9397-08002B2CF9AE}" pid="17" name="TemplateUrl">
    <vt:lpwstr/>
  </property>
  <property fmtid="{D5CDD505-2E9C-101B-9397-08002B2CF9AE}" pid="18" name="_ExtendedDescription">
    <vt:lpwstr/>
  </property>
  <property fmtid="{D5CDD505-2E9C-101B-9397-08002B2CF9AE}" pid="19" name="TriggerFlowInfo">
    <vt:lpwstr/>
  </property>
</Properties>
</file>